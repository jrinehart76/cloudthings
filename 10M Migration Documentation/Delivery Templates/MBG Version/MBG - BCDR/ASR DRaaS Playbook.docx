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pPr w:leftFromText="187" w:rightFromText="187" w:horzAnchor="margin" w:tblpXSpec="center" w:tblpY="2881"/>
        <w:tblW w:w="4000" w:type="pct"/>
        <w:tblBorders>
          <w:left w:val="single" w:sz="18" w:space="0" w:color="4F81BD" w:themeColor="accent1"/>
        </w:tblBorders>
        <w:tblLook w:val="04A0" w:firstRow="1" w:lastRow="0" w:firstColumn="1" w:lastColumn="0" w:noHBand="0" w:noVBand="1"/>
      </w:tblPr>
      <w:tblGrid>
        <w:gridCol w:w="7974"/>
      </w:tblGrid>
      <w:tr w:rsidR="00513815" w:rsidRPr="00513815" w14:paraId="649404EB" w14:textId="77777777" w:rsidTr="0005466A">
        <w:tc>
          <w:tcPr>
            <w:tcW w:w="7672" w:type="dxa"/>
            <w:tcMar>
              <w:top w:w="216" w:type="dxa"/>
              <w:left w:w="115" w:type="dxa"/>
              <w:bottom w:w="216" w:type="dxa"/>
              <w:right w:w="115" w:type="dxa"/>
            </w:tcMar>
          </w:tcPr>
          <w:p w14:paraId="3F88222E" w14:textId="77777777" w:rsidR="00513815" w:rsidRPr="00513815" w:rsidRDefault="000E7CE5" w:rsidP="002E3A97">
            <w:pPr>
              <w:rPr>
                <w:rFonts w:asciiTheme="majorHAnsi" w:eastAsiaTheme="majorEastAsia" w:hAnsiTheme="majorHAnsi" w:cstheme="majorBidi"/>
                <w:lang w:eastAsia="ja-JP"/>
              </w:rPr>
            </w:pPr>
            <w:sdt>
              <w:sdtPr>
                <w:rPr>
                  <w:rFonts w:asciiTheme="majorHAnsi" w:eastAsiaTheme="majorEastAsia" w:hAnsiTheme="majorHAnsi" w:cstheme="majorBidi"/>
                  <w:lang w:eastAsia="ja-JP"/>
                </w:rPr>
                <w:alias w:val="Company"/>
                <w:id w:val="13406915"/>
                <w:dataBinding w:prefixMappings="xmlns:ns0='http://schemas.openxmlformats.org/officeDocument/2006/extended-properties'" w:xpath="/ns0:Properties[1]/ns0:Company[1]" w:storeItemID="{6668398D-A668-4E3E-A5EB-62B293D839F1}"/>
                <w:text/>
              </w:sdtPr>
              <w:sdtEndPr/>
              <w:sdtContent>
                <w:r w:rsidR="009457A9">
                  <w:rPr>
                    <w:rFonts w:asciiTheme="majorHAnsi" w:eastAsiaTheme="majorEastAsia" w:hAnsiTheme="majorHAnsi" w:cstheme="majorBidi"/>
                    <w:lang w:eastAsia="ja-JP"/>
                  </w:rPr>
                  <w:t>10th Magnitude</w:t>
                </w:r>
              </w:sdtContent>
            </w:sdt>
          </w:p>
        </w:tc>
      </w:tr>
      <w:tr w:rsidR="00513815" w:rsidRPr="00513815" w14:paraId="5A5E8D3A" w14:textId="77777777" w:rsidTr="0005466A">
        <w:tc>
          <w:tcPr>
            <w:tcW w:w="7672" w:type="dxa"/>
          </w:tcPr>
          <w:sdt>
            <w:sdtPr>
              <w:rPr>
                <w:rFonts w:asciiTheme="majorHAnsi" w:eastAsiaTheme="majorEastAsia" w:hAnsiTheme="majorHAnsi" w:cstheme="majorBidi"/>
                <w:color w:val="4F81BD" w:themeColor="accent1"/>
                <w:sz w:val="80"/>
                <w:szCs w:val="80"/>
                <w:lang w:eastAsia="ja-JP"/>
              </w:rPr>
              <w:alias w:val="Title"/>
              <w:id w:val="13406919"/>
              <w:dataBinding w:prefixMappings="xmlns:ns0='http://schemas.openxmlformats.org/package/2006/metadata/core-properties' xmlns:ns1='http://purl.org/dc/elements/1.1/'" w:xpath="/ns0:coreProperties[1]/ns1:title[1]" w:storeItemID="{6C3C8BC8-F283-45AE-878A-BAB7291924A1}"/>
              <w:text/>
            </w:sdtPr>
            <w:sdtEndPr/>
            <w:sdtContent>
              <w:p w14:paraId="1D8D8CC8" w14:textId="20B28F16" w:rsidR="00513815" w:rsidRPr="00513815" w:rsidRDefault="00195DC4" w:rsidP="00F94DA7">
                <w:pPr>
                  <w:rPr>
                    <w:rFonts w:asciiTheme="majorHAnsi" w:eastAsiaTheme="majorEastAsia" w:hAnsiTheme="majorHAnsi" w:cstheme="majorBidi"/>
                    <w:color w:val="4F81BD" w:themeColor="accent1"/>
                    <w:sz w:val="80"/>
                    <w:szCs w:val="80"/>
                    <w:lang w:eastAsia="ja-JP"/>
                  </w:rPr>
                </w:pPr>
                <w:ins w:id="0" w:author="Kevin Babbington" w:date="2020-02-06T09:38:00Z">
                  <w:r w:rsidRPr="00195DC4">
                    <w:rPr>
                      <w:rFonts w:asciiTheme="majorHAnsi" w:eastAsiaTheme="majorEastAsia" w:hAnsiTheme="majorHAnsi" w:cstheme="majorBidi"/>
                      <w:color w:val="4F81BD" w:themeColor="accent1"/>
                      <w:sz w:val="80"/>
                      <w:szCs w:val="80"/>
                      <w:lang w:eastAsia="ja-JP"/>
                    </w:rPr>
                    <w:t>The Estée Lauder Companies Inc.</w:t>
                  </w:r>
                </w:ins>
                <w:del w:id="1" w:author="Kevin Babbington" w:date="2020-02-06T09:38:00Z">
                  <w:r w:rsidRPr="00195DC4" w:rsidDel="00195DC4">
                    <w:rPr>
                      <w:rFonts w:asciiTheme="majorHAnsi" w:eastAsiaTheme="majorEastAsia" w:hAnsiTheme="majorHAnsi" w:cstheme="majorBidi"/>
                      <w:color w:val="4F81BD" w:themeColor="accent1"/>
                      <w:sz w:val="80"/>
                      <w:szCs w:val="80"/>
                      <w:lang w:eastAsia="ja-JP"/>
                    </w:rPr>
                    <w:delText>Contoso</w:delText>
                  </w:r>
                </w:del>
                <w:r w:rsidRPr="00195DC4">
                  <w:rPr>
                    <w:rFonts w:asciiTheme="majorHAnsi" w:eastAsiaTheme="majorEastAsia" w:hAnsiTheme="majorHAnsi" w:cstheme="majorBidi"/>
                    <w:color w:val="4F81BD" w:themeColor="accent1"/>
                    <w:sz w:val="80"/>
                    <w:szCs w:val="80"/>
                    <w:lang w:eastAsia="ja-JP"/>
                  </w:rPr>
                  <w:t xml:space="preserve"> - Disaster Recovery</w:t>
                </w:r>
              </w:p>
            </w:sdtContent>
          </w:sdt>
        </w:tc>
      </w:tr>
      <w:tr w:rsidR="00513815" w:rsidRPr="00513815" w14:paraId="1AA0AA23" w14:textId="77777777" w:rsidTr="0005466A">
        <w:sdt>
          <w:sdtPr>
            <w:rPr>
              <w:color w:val="000000"/>
              <w:sz w:val="20"/>
              <w:szCs w:val="20"/>
            </w:rPr>
            <w:alias w:val="Subtitle"/>
            <w:id w:val="13406923"/>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14:paraId="785CC93A" w14:textId="0D6B50E2" w:rsidR="00513815" w:rsidRPr="00513815" w:rsidRDefault="00195DC4" w:rsidP="00CC7A8F">
                <w:pPr>
                  <w:rPr>
                    <w:rFonts w:asciiTheme="majorHAnsi" w:eastAsiaTheme="majorEastAsia" w:hAnsiTheme="majorHAnsi" w:cstheme="majorBidi"/>
                    <w:lang w:eastAsia="ja-JP"/>
                  </w:rPr>
                </w:pPr>
                <w:del w:id="2" w:author="Kevin Babbington" w:date="2020-02-06T09:38:00Z">
                  <w:r w:rsidDel="00195DC4">
                    <w:rPr>
                      <w:color w:val="000000"/>
                      <w:sz w:val="20"/>
                      <w:szCs w:val="20"/>
                    </w:rPr>
                    <w:delText>DRaaS Playboo</w:delText>
                  </w:r>
                </w:del>
                <w:ins w:id="3" w:author="Angel Garcia" w:date="2020-06-16T14:55:00Z">
                  <w:r w:rsidR="006D6B25">
                    <w:rPr>
                      <w:color w:val="000000"/>
                      <w:sz w:val="20"/>
                      <w:szCs w:val="20"/>
                    </w:rPr>
                    <w:t>CPM</w:t>
                  </w:r>
                </w:ins>
                <w:del w:id="4" w:author="Kevin Babbington" w:date="2020-02-06T09:38:00Z">
                  <w:r w:rsidDel="00195DC4">
                    <w:rPr>
                      <w:color w:val="000000"/>
                      <w:sz w:val="20"/>
                      <w:szCs w:val="20"/>
                    </w:rPr>
                    <w:delText>k</w:delText>
                  </w:r>
                </w:del>
                <w:ins w:id="5" w:author="Kevin Babbington" w:date="2020-02-06T09:39:00Z">
                  <w:r>
                    <w:rPr>
                      <w:color w:val="000000"/>
                      <w:sz w:val="20"/>
                      <w:szCs w:val="20"/>
                    </w:rPr>
                    <w:t xml:space="preserve"> BC/DR Playbook</w:t>
                  </w:r>
                </w:ins>
              </w:p>
            </w:tc>
          </w:sdtContent>
        </w:sdt>
      </w:tr>
    </w:tbl>
    <w:p w14:paraId="20ABC221" w14:textId="77777777" w:rsidR="002E3A97" w:rsidRDefault="002E3A97"/>
    <w:p w14:paraId="7843356A" w14:textId="77777777" w:rsidR="002E3A97" w:rsidRPr="002E3A97" w:rsidRDefault="002E3A97" w:rsidP="002E3A97"/>
    <w:p w14:paraId="45652403" w14:textId="77777777" w:rsidR="002E3A97" w:rsidRPr="002E3A97" w:rsidRDefault="002E3A97" w:rsidP="002E3A97"/>
    <w:p w14:paraId="54234E59" w14:textId="77777777" w:rsidR="002E3A97" w:rsidRPr="002E3A97" w:rsidRDefault="002E3A97" w:rsidP="002E3A97"/>
    <w:p w14:paraId="69817C34" w14:textId="77777777" w:rsidR="002E3A97" w:rsidRPr="002E3A97" w:rsidRDefault="002E3A97" w:rsidP="002E3A97"/>
    <w:p w14:paraId="2786C8DC" w14:textId="77777777" w:rsidR="002E3A97" w:rsidRPr="002E3A97" w:rsidRDefault="002E3A97" w:rsidP="002E3A97"/>
    <w:p w14:paraId="78D45DF6" w14:textId="77777777" w:rsidR="002E3A97" w:rsidRPr="002E3A97" w:rsidRDefault="002E3A97" w:rsidP="002E3A97"/>
    <w:p w14:paraId="06258F7F" w14:textId="77777777" w:rsidR="002E3A97" w:rsidRPr="002E3A97" w:rsidRDefault="002E3A97" w:rsidP="002E3A97"/>
    <w:p w14:paraId="69FEA89E" w14:textId="77777777" w:rsidR="002E3A97" w:rsidRPr="002E3A97" w:rsidRDefault="002E3A97" w:rsidP="002E3A97"/>
    <w:p w14:paraId="6997990D" w14:textId="77777777" w:rsidR="002E3A97" w:rsidRPr="002E3A97" w:rsidRDefault="002E3A97" w:rsidP="002E3A97"/>
    <w:p w14:paraId="77D777E3" w14:textId="77777777" w:rsidR="002E3A97" w:rsidRPr="002E3A97" w:rsidRDefault="002E3A97" w:rsidP="002E3A97"/>
    <w:p w14:paraId="201F3C73" w14:textId="77777777" w:rsidR="002E3A97" w:rsidRPr="002E3A97" w:rsidRDefault="002E3A97" w:rsidP="002E3A97"/>
    <w:p w14:paraId="695EBA5A" w14:textId="77777777" w:rsidR="002E3A97" w:rsidRPr="002E3A97" w:rsidRDefault="002E3A97" w:rsidP="002E3A97"/>
    <w:p w14:paraId="721FFFD6" w14:textId="77777777" w:rsidR="002E3A97" w:rsidRPr="002E3A97" w:rsidRDefault="002E3A97" w:rsidP="002E3A97"/>
    <w:p w14:paraId="50A69938" w14:textId="77777777" w:rsidR="002E3A97" w:rsidRPr="002E3A97" w:rsidRDefault="002E3A97" w:rsidP="002E3A97"/>
    <w:p w14:paraId="2250E983" w14:textId="77777777" w:rsidR="002E3A97" w:rsidRPr="002E3A97" w:rsidRDefault="002E3A97" w:rsidP="002E3A97"/>
    <w:p w14:paraId="151B1D36" w14:textId="77777777" w:rsidR="002E3A97" w:rsidRPr="002E3A97" w:rsidRDefault="002E3A97" w:rsidP="002E3A97"/>
    <w:p w14:paraId="4C3C5332" w14:textId="77777777" w:rsidR="002E3A97" w:rsidRPr="002E3A97" w:rsidRDefault="002E3A97" w:rsidP="002E3A97"/>
    <w:p w14:paraId="41506FF1" w14:textId="77777777" w:rsidR="002E3A97" w:rsidRPr="002E3A97" w:rsidRDefault="002E3A97" w:rsidP="002E3A97"/>
    <w:p w14:paraId="45E35508" w14:textId="77777777" w:rsidR="002E3A97" w:rsidRPr="002E3A97" w:rsidRDefault="002E3A97" w:rsidP="002E3A97"/>
    <w:p w14:paraId="3D41DDA3" w14:textId="77777777" w:rsidR="002E3A97" w:rsidRPr="002E3A97" w:rsidRDefault="002E3A97" w:rsidP="002E3A97"/>
    <w:p w14:paraId="22E085DE" w14:textId="77777777" w:rsidR="002E3A97" w:rsidRPr="002E3A97" w:rsidRDefault="002E3A97" w:rsidP="002E3A97"/>
    <w:p w14:paraId="1A7C4C59" w14:textId="77777777" w:rsidR="002E3A97" w:rsidRPr="002E3A97" w:rsidRDefault="002E3A97" w:rsidP="002E3A97"/>
    <w:p w14:paraId="2D89BCBD" w14:textId="77777777" w:rsidR="002E3A97" w:rsidRPr="002E3A97" w:rsidRDefault="002E3A97" w:rsidP="002E3A97"/>
    <w:p w14:paraId="181A604D" w14:textId="77777777" w:rsidR="002E3A97" w:rsidRPr="002E3A97" w:rsidRDefault="002E3A97" w:rsidP="002E3A97"/>
    <w:p w14:paraId="46ED21F2" w14:textId="77777777" w:rsidR="002E3A97" w:rsidRPr="002E3A97" w:rsidRDefault="002E3A97" w:rsidP="002E3A97"/>
    <w:p w14:paraId="123C0EB1" w14:textId="77777777" w:rsidR="002E3A97" w:rsidRPr="002E3A97" w:rsidRDefault="002E3A97" w:rsidP="002E3A97"/>
    <w:p w14:paraId="250C649C" w14:textId="0CA9E76C" w:rsidR="002E3A97" w:rsidRPr="002E3A97" w:rsidRDefault="002E3A97" w:rsidP="002E3A97"/>
    <w:p w14:paraId="677C7303" w14:textId="77777777" w:rsidR="002E3A97" w:rsidRPr="002E3A97" w:rsidRDefault="002E3A97" w:rsidP="002E3A97"/>
    <w:p w14:paraId="2C5518BA" w14:textId="77777777" w:rsidR="002E3A97" w:rsidRDefault="002E3A97" w:rsidP="002E3A97"/>
    <w:p w14:paraId="57A25ADB" w14:textId="77777777" w:rsidR="002E3A97" w:rsidRDefault="002E3A97" w:rsidP="002E3A97"/>
    <w:p w14:paraId="0A8461BF" w14:textId="77777777" w:rsidR="0005466A" w:rsidRDefault="0005466A" w:rsidP="002E3A97"/>
    <w:p w14:paraId="13A69C3B" w14:textId="77777777" w:rsidR="002E3A97" w:rsidRDefault="002E3A97" w:rsidP="002E3A97"/>
    <w:p w14:paraId="79C42D9D" w14:textId="77777777" w:rsidR="002E3A97" w:rsidRDefault="002E3A97" w:rsidP="002E3A97"/>
    <w:p w14:paraId="7616EA5A" w14:textId="77777777" w:rsidR="002E3A97" w:rsidRDefault="002E3A97" w:rsidP="002E3A97"/>
    <w:p w14:paraId="68296485" w14:textId="77777777" w:rsidR="002E3A97" w:rsidRDefault="002E3A97" w:rsidP="002E3A97"/>
    <w:p w14:paraId="17023CD4" w14:textId="77777777" w:rsidR="002E3A97" w:rsidRDefault="002E3A97" w:rsidP="002E3A97"/>
    <w:p w14:paraId="4BE443D1" w14:textId="77777777" w:rsidR="002E3A97" w:rsidRDefault="002E3A97" w:rsidP="002E3A97"/>
    <w:p w14:paraId="0F0A889D" w14:textId="77777777" w:rsidR="002E3A97" w:rsidRDefault="002E3A97" w:rsidP="002E3A97"/>
    <w:p w14:paraId="2227A0CA" w14:textId="77777777" w:rsidR="002E3A97" w:rsidRDefault="002E3A97" w:rsidP="002E3A97"/>
    <w:p w14:paraId="6550303C" w14:textId="77777777" w:rsidR="00A76071" w:rsidRDefault="00A76071" w:rsidP="002E3A97"/>
    <w:p w14:paraId="5057593E" w14:textId="77777777" w:rsidR="00A76071" w:rsidRDefault="00A76071" w:rsidP="002E3A97"/>
    <w:p w14:paraId="42078B7F" w14:textId="77777777" w:rsidR="00A76071" w:rsidRDefault="00A76071" w:rsidP="002E3A97"/>
    <w:p w14:paraId="367F5729" w14:textId="77777777" w:rsidR="00A76071" w:rsidRDefault="00A76071" w:rsidP="002E3A97"/>
    <w:p w14:paraId="4E3F996F" w14:textId="77777777" w:rsidR="002E3A97" w:rsidRDefault="002E3A97" w:rsidP="002E3A97"/>
    <w:p w14:paraId="78EE137C" w14:textId="77777777" w:rsidR="0005466A" w:rsidRPr="00542E9B" w:rsidRDefault="0005466A" w:rsidP="0005466A">
      <w:pPr>
        <w:rPr>
          <w:rFonts w:asciiTheme="minorHAnsi" w:hAnsiTheme="minorHAnsi" w:cstheme="minorHAnsi"/>
          <w:b/>
          <w:bCs/>
        </w:rPr>
      </w:pPr>
      <w:bookmarkStart w:id="6" w:name="_Toc162326272"/>
      <w:bookmarkStart w:id="7" w:name="_Toc163009411"/>
      <w:r w:rsidRPr="00542E9B">
        <w:rPr>
          <w:rFonts w:asciiTheme="minorHAnsi" w:hAnsiTheme="minorHAnsi" w:cstheme="minorHAnsi"/>
          <w:b/>
          <w:bCs/>
        </w:rPr>
        <w:t>Document Creation Record</w:t>
      </w:r>
    </w:p>
    <w:tbl>
      <w:tblPr>
        <w:tblW w:w="9720" w:type="dxa"/>
        <w:tblInd w:w="70" w:type="dxa"/>
        <w:tblLayout w:type="fixed"/>
        <w:tblCellMar>
          <w:left w:w="70" w:type="dxa"/>
          <w:right w:w="70" w:type="dxa"/>
        </w:tblCellMar>
        <w:tblLook w:val="0000" w:firstRow="0" w:lastRow="0" w:firstColumn="0" w:lastColumn="0" w:noHBand="0" w:noVBand="0"/>
      </w:tblPr>
      <w:tblGrid>
        <w:gridCol w:w="3240"/>
        <w:gridCol w:w="6480"/>
      </w:tblGrid>
      <w:tr w:rsidR="0005466A" w:rsidRPr="00542E9B" w14:paraId="341AF794" w14:textId="77777777" w:rsidTr="08E2DEFE">
        <w:trPr>
          <w:cantSplit/>
        </w:trPr>
        <w:tc>
          <w:tcPr>
            <w:tcW w:w="3240" w:type="dxa"/>
            <w:tcBorders>
              <w:top w:val="single" w:sz="6" w:space="0" w:color="auto"/>
              <w:left w:val="single" w:sz="6" w:space="0" w:color="auto"/>
              <w:bottom w:val="single" w:sz="6" w:space="0" w:color="auto"/>
              <w:right w:val="single" w:sz="6" w:space="0" w:color="auto"/>
            </w:tcBorders>
          </w:tcPr>
          <w:p w14:paraId="606E65EB" w14:textId="64B4C3FD" w:rsidR="0005466A" w:rsidRPr="00542E9B" w:rsidRDefault="0005466A" w:rsidP="08E2DEFE">
            <w:pPr>
              <w:tabs>
                <w:tab w:val="right" w:pos="3100"/>
              </w:tabs>
              <w:spacing w:before="120"/>
              <w:rPr>
                <w:rFonts w:asciiTheme="minorHAnsi" w:hAnsiTheme="minorHAnsi" w:cstheme="minorBidi"/>
                <w:b/>
                <w:bCs/>
                <w:lang w:val="fr-FR"/>
              </w:rPr>
            </w:pPr>
            <w:r w:rsidRPr="08E2DEFE">
              <w:rPr>
                <w:rFonts w:asciiTheme="minorHAnsi" w:hAnsiTheme="minorHAnsi" w:cstheme="minorBidi"/>
                <w:snapToGrid w:val="0"/>
                <w:lang w:val="fr-FR"/>
              </w:rPr>
              <w:t>Document Identifier :</w:t>
            </w:r>
            <w:r w:rsidRPr="00542E9B">
              <w:rPr>
                <w:rFonts w:asciiTheme="minorHAnsi" w:hAnsiTheme="minorHAnsi" w:cstheme="minorHAnsi"/>
                <w:snapToGrid w:val="0"/>
                <w:lang w:val="fr-FR"/>
              </w:rPr>
              <w:tab/>
            </w:r>
          </w:p>
        </w:tc>
        <w:tc>
          <w:tcPr>
            <w:tcW w:w="6480" w:type="dxa"/>
            <w:tcBorders>
              <w:top w:val="single" w:sz="6" w:space="0" w:color="auto"/>
              <w:left w:val="single" w:sz="6" w:space="0" w:color="auto"/>
              <w:bottom w:val="single" w:sz="6" w:space="0" w:color="auto"/>
              <w:right w:val="single" w:sz="6" w:space="0" w:color="auto"/>
            </w:tcBorders>
          </w:tcPr>
          <w:p w14:paraId="0648DB8A" w14:textId="674B7E9C" w:rsidR="0005466A" w:rsidRPr="00542E9B" w:rsidRDefault="005B239B" w:rsidP="0005466A">
            <w:pPr>
              <w:pStyle w:val="titrebloc"/>
              <w:spacing w:before="120" w:after="120"/>
              <w:rPr>
                <w:rStyle w:val="DocId"/>
                <w:rFonts w:asciiTheme="minorHAnsi" w:hAnsiTheme="minorHAnsi" w:cstheme="minorHAnsi"/>
                <w:noProof w:val="0"/>
                <w:szCs w:val="22"/>
                <w:lang w:val="fr-FR"/>
              </w:rPr>
            </w:pPr>
            <w:r>
              <w:rPr>
                <w:rStyle w:val="DocId"/>
                <w:rFonts w:asciiTheme="minorHAnsi" w:hAnsiTheme="minorHAnsi" w:cstheme="minorHAnsi"/>
                <w:noProof w:val="0"/>
                <w:szCs w:val="22"/>
                <w:lang w:val="fr-FR"/>
              </w:rPr>
              <w:t>10M</w:t>
            </w:r>
            <w:r w:rsidR="00CC7A8F">
              <w:rPr>
                <w:rStyle w:val="DocId"/>
                <w:rFonts w:asciiTheme="minorHAnsi" w:hAnsiTheme="minorHAnsi" w:cstheme="minorHAnsi"/>
                <w:noProof w:val="0"/>
                <w:szCs w:val="22"/>
                <w:lang w:val="fr-FR"/>
              </w:rPr>
              <w:t>-</w:t>
            </w:r>
            <w:r w:rsidR="00C60D4C">
              <w:rPr>
                <w:rStyle w:val="DocId"/>
                <w:rFonts w:asciiTheme="minorHAnsi" w:hAnsiTheme="minorHAnsi" w:cstheme="minorHAnsi"/>
                <w:noProof w:val="0"/>
                <w:szCs w:val="22"/>
                <w:lang w:val="fr-FR"/>
              </w:rPr>
              <w:t>CON</w:t>
            </w:r>
            <w:r w:rsidR="00CC7A8F">
              <w:rPr>
                <w:rStyle w:val="DocId"/>
                <w:rFonts w:asciiTheme="minorHAnsi" w:hAnsiTheme="minorHAnsi" w:cstheme="minorHAnsi"/>
                <w:noProof w:val="0"/>
                <w:szCs w:val="22"/>
                <w:lang w:val="fr-FR"/>
              </w:rPr>
              <w:t>-</w:t>
            </w:r>
            <w:r w:rsidR="00DE0198">
              <w:rPr>
                <w:rStyle w:val="DocId"/>
                <w:rFonts w:asciiTheme="minorHAnsi" w:hAnsiTheme="minorHAnsi" w:cstheme="minorHAnsi"/>
                <w:noProof w:val="0"/>
                <w:szCs w:val="22"/>
                <w:lang w:val="fr-FR"/>
              </w:rPr>
              <w:t>DR</w:t>
            </w:r>
          </w:p>
        </w:tc>
      </w:tr>
      <w:tr w:rsidR="0005466A" w:rsidRPr="00542E9B" w14:paraId="39FAF181" w14:textId="77777777" w:rsidTr="08E2DEFE">
        <w:trPr>
          <w:cantSplit/>
        </w:trPr>
        <w:tc>
          <w:tcPr>
            <w:tcW w:w="3240" w:type="dxa"/>
            <w:tcBorders>
              <w:top w:val="single" w:sz="6" w:space="0" w:color="auto"/>
              <w:left w:val="single" w:sz="6" w:space="0" w:color="auto"/>
              <w:bottom w:val="single" w:sz="6" w:space="0" w:color="auto"/>
              <w:right w:val="single" w:sz="6" w:space="0" w:color="auto"/>
            </w:tcBorders>
          </w:tcPr>
          <w:p w14:paraId="0998B652" w14:textId="77777777" w:rsidR="0005466A" w:rsidRPr="00542E9B" w:rsidRDefault="0005466A" w:rsidP="00CC7A8F">
            <w:pPr>
              <w:spacing w:before="120"/>
              <w:rPr>
                <w:rFonts w:asciiTheme="minorHAnsi" w:hAnsiTheme="minorHAnsi" w:cstheme="minorHAnsi"/>
                <w:b/>
              </w:rPr>
            </w:pPr>
            <w:r w:rsidRPr="00542E9B">
              <w:rPr>
                <w:rFonts w:asciiTheme="minorHAnsi" w:hAnsiTheme="minorHAnsi" w:cstheme="minorHAnsi"/>
              </w:rPr>
              <w:t xml:space="preserve">Date: </w:t>
            </w:r>
          </w:p>
        </w:tc>
        <w:tc>
          <w:tcPr>
            <w:tcW w:w="6480" w:type="dxa"/>
            <w:tcBorders>
              <w:top w:val="single" w:sz="6" w:space="0" w:color="auto"/>
              <w:left w:val="single" w:sz="6" w:space="0" w:color="auto"/>
              <w:bottom w:val="single" w:sz="6" w:space="0" w:color="auto"/>
              <w:right w:val="single" w:sz="6" w:space="0" w:color="auto"/>
            </w:tcBorders>
          </w:tcPr>
          <w:p w14:paraId="42971B31" w14:textId="178269FE" w:rsidR="0005466A" w:rsidRPr="00542E9B" w:rsidRDefault="00F8686D" w:rsidP="0005466A">
            <w:pPr>
              <w:spacing w:before="120"/>
              <w:rPr>
                <w:rFonts w:asciiTheme="minorHAnsi" w:hAnsiTheme="minorHAnsi" w:cstheme="minorHAnsi"/>
                <w:b/>
              </w:rPr>
            </w:pPr>
            <w:r>
              <w:rPr>
                <w:rFonts w:asciiTheme="minorHAnsi" w:hAnsiTheme="minorHAnsi" w:cstheme="minorHAnsi"/>
              </w:rPr>
              <w:t>0</w:t>
            </w:r>
            <w:r w:rsidR="00C977A1">
              <w:rPr>
                <w:rFonts w:asciiTheme="minorHAnsi" w:hAnsiTheme="minorHAnsi" w:cstheme="minorHAnsi"/>
              </w:rPr>
              <w:t>9</w:t>
            </w:r>
            <w:r>
              <w:rPr>
                <w:rFonts w:asciiTheme="minorHAnsi" w:hAnsiTheme="minorHAnsi" w:cstheme="minorHAnsi"/>
              </w:rPr>
              <w:t>/</w:t>
            </w:r>
            <w:r w:rsidR="00C977A1">
              <w:rPr>
                <w:rFonts w:asciiTheme="minorHAnsi" w:hAnsiTheme="minorHAnsi" w:cstheme="minorHAnsi"/>
              </w:rPr>
              <w:t>22</w:t>
            </w:r>
            <w:r>
              <w:rPr>
                <w:rFonts w:asciiTheme="minorHAnsi" w:hAnsiTheme="minorHAnsi" w:cstheme="minorHAnsi"/>
              </w:rPr>
              <w:t>/2018</w:t>
            </w:r>
          </w:p>
        </w:tc>
      </w:tr>
    </w:tbl>
    <w:p w14:paraId="0A8B59F8" w14:textId="77777777" w:rsidR="00F8686D" w:rsidRDefault="00F8686D"/>
    <w:tbl>
      <w:tblPr>
        <w:tblW w:w="8820" w:type="dxa"/>
        <w:tblInd w:w="73" w:type="dxa"/>
        <w:tblBorders>
          <w:top w:val="single" w:sz="12" w:space="0" w:color="auto"/>
          <w:bottom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620"/>
        <w:gridCol w:w="3292"/>
        <w:gridCol w:w="3908"/>
      </w:tblGrid>
      <w:tr w:rsidR="00DE0198" w:rsidRPr="00542E9B" w14:paraId="40419B9F" w14:textId="77777777" w:rsidTr="562DEFAE">
        <w:trPr>
          <w:cantSplit/>
          <w:trHeight w:val="336"/>
        </w:trPr>
        <w:tc>
          <w:tcPr>
            <w:tcW w:w="1620" w:type="dxa"/>
            <w:tcBorders>
              <w:top w:val="single" w:sz="4" w:space="0" w:color="auto"/>
              <w:left w:val="single" w:sz="4" w:space="0" w:color="auto"/>
              <w:bottom w:val="single" w:sz="4" w:space="0" w:color="auto"/>
            </w:tcBorders>
            <w:shd w:val="clear" w:color="auto" w:fill="FFFFFF" w:themeFill="background1"/>
            <w:vAlign w:val="bottom"/>
          </w:tcPr>
          <w:p w14:paraId="562D93B9" w14:textId="77777777" w:rsidR="00DE0198" w:rsidRPr="00542E9B" w:rsidRDefault="00DE0198" w:rsidP="0005466A">
            <w:pPr>
              <w:jc w:val="center"/>
            </w:pPr>
            <w:r>
              <w:t>Date</w:t>
            </w:r>
          </w:p>
        </w:tc>
        <w:tc>
          <w:tcPr>
            <w:tcW w:w="3292" w:type="dxa"/>
            <w:tcBorders>
              <w:top w:val="single" w:sz="4" w:space="0" w:color="auto"/>
              <w:bottom w:val="single" w:sz="4" w:space="0" w:color="auto"/>
            </w:tcBorders>
            <w:shd w:val="clear" w:color="auto" w:fill="FFFFFF" w:themeFill="background1"/>
            <w:vAlign w:val="bottom"/>
          </w:tcPr>
          <w:p w14:paraId="2D8915EC" w14:textId="77777777" w:rsidR="00DE0198" w:rsidRPr="00542E9B" w:rsidRDefault="00DE0198" w:rsidP="0005466A">
            <w:pPr>
              <w:pStyle w:val="Heading4"/>
              <w:jc w:val="center"/>
              <w:rPr>
                <w:rFonts w:asciiTheme="minorHAnsi" w:hAnsiTheme="minorHAnsi" w:cstheme="minorHAnsi"/>
                <w:b w:val="0"/>
                <w:i w:val="0"/>
                <w:color w:val="auto"/>
              </w:rPr>
            </w:pPr>
            <w:r>
              <w:rPr>
                <w:rFonts w:asciiTheme="minorHAnsi" w:hAnsiTheme="minorHAnsi" w:cstheme="minorHAnsi"/>
                <w:b w:val="0"/>
                <w:i w:val="0"/>
                <w:color w:val="auto"/>
              </w:rPr>
              <w:t>Comment</w:t>
            </w:r>
          </w:p>
        </w:tc>
        <w:tc>
          <w:tcPr>
            <w:tcW w:w="3908" w:type="dxa"/>
            <w:tcBorders>
              <w:top w:val="single" w:sz="4" w:space="0" w:color="auto"/>
              <w:bottom w:val="single" w:sz="4" w:space="0" w:color="auto"/>
              <w:right w:val="single" w:sz="4" w:space="0" w:color="auto"/>
            </w:tcBorders>
            <w:shd w:val="clear" w:color="auto" w:fill="FFFFFF" w:themeFill="background1"/>
            <w:vAlign w:val="bottom"/>
          </w:tcPr>
          <w:p w14:paraId="7F1ABFEB" w14:textId="77777777" w:rsidR="00DE0198" w:rsidRPr="00542E9B" w:rsidRDefault="00DE0198" w:rsidP="0005466A">
            <w:pPr>
              <w:pStyle w:val="Heading4"/>
              <w:jc w:val="center"/>
              <w:rPr>
                <w:rFonts w:asciiTheme="minorHAnsi" w:hAnsiTheme="minorHAnsi" w:cstheme="minorHAnsi"/>
                <w:b w:val="0"/>
                <w:i w:val="0"/>
                <w:color w:val="auto"/>
              </w:rPr>
            </w:pPr>
            <w:r>
              <w:rPr>
                <w:rFonts w:asciiTheme="minorHAnsi" w:hAnsiTheme="minorHAnsi" w:cstheme="minorHAnsi"/>
                <w:b w:val="0"/>
                <w:i w:val="0"/>
                <w:color w:val="auto"/>
              </w:rPr>
              <w:t>Author</w:t>
            </w:r>
          </w:p>
        </w:tc>
      </w:tr>
      <w:tr w:rsidR="00DE0198" w:rsidRPr="00542E9B" w14:paraId="66C16306" w14:textId="77777777" w:rsidTr="562DEFAE">
        <w:trPr>
          <w:cantSplit/>
        </w:trPr>
        <w:tc>
          <w:tcPr>
            <w:tcW w:w="1620" w:type="dxa"/>
            <w:tcBorders>
              <w:top w:val="nil"/>
              <w:left w:val="single" w:sz="4" w:space="0" w:color="auto"/>
              <w:bottom w:val="single" w:sz="2" w:space="0" w:color="auto"/>
              <w:right w:val="single" w:sz="2" w:space="0" w:color="auto"/>
            </w:tcBorders>
            <w:vAlign w:val="center"/>
          </w:tcPr>
          <w:p w14:paraId="72FF1BA1" w14:textId="4040C7D8" w:rsidR="00DE0198" w:rsidRPr="00542E9B" w:rsidRDefault="00DF087A" w:rsidP="0005466A">
            <w:pPr>
              <w:rPr>
                <w:rFonts w:asciiTheme="minorHAnsi" w:hAnsiTheme="minorHAnsi" w:cstheme="minorHAnsi"/>
              </w:rPr>
            </w:pPr>
            <w:ins w:id="8" w:author="Angel Garcia" w:date="2020-06-16T10:05:00Z">
              <w:r>
                <w:rPr>
                  <w:rFonts w:asciiTheme="minorHAnsi" w:hAnsiTheme="minorHAnsi" w:cstheme="minorHAnsi"/>
                </w:rPr>
                <w:t>06/16/2020</w:t>
              </w:r>
            </w:ins>
          </w:p>
        </w:tc>
        <w:tc>
          <w:tcPr>
            <w:tcW w:w="3292" w:type="dxa"/>
            <w:tcBorders>
              <w:top w:val="nil"/>
              <w:left w:val="single" w:sz="2" w:space="0" w:color="auto"/>
              <w:bottom w:val="single" w:sz="2" w:space="0" w:color="auto"/>
              <w:right w:val="single" w:sz="2" w:space="0" w:color="auto"/>
            </w:tcBorders>
            <w:vAlign w:val="center"/>
          </w:tcPr>
          <w:p w14:paraId="3FD3E533" w14:textId="11741110" w:rsidR="00DE0198" w:rsidRPr="00542E9B" w:rsidRDefault="00B34C3A" w:rsidP="0005466A">
            <w:pPr>
              <w:rPr>
                <w:rFonts w:asciiTheme="minorHAnsi" w:hAnsiTheme="minorHAnsi" w:cstheme="minorHAnsi"/>
              </w:rPr>
            </w:pPr>
            <w:ins w:id="9" w:author="Angel Garcia" w:date="2020-06-16T10:05:00Z">
              <w:r>
                <w:rPr>
                  <w:rFonts w:asciiTheme="minorHAnsi" w:hAnsiTheme="minorHAnsi" w:cstheme="minorHAnsi"/>
                </w:rPr>
                <w:t>Update C</w:t>
              </w:r>
            </w:ins>
            <w:ins w:id="10" w:author="Angel Garcia" w:date="2020-06-16T14:55:00Z">
              <w:r w:rsidR="006D6B25">
                <w:rPr>
                  <w:rFonts w:asciiTheme="minorHAnsi" w:hAnsiTheme="minorHAnsi" w:cstheme="minorHAnsi"/>
                </w:rPr>
                <w:t>PM</w:t>
              </w:r>
            </w:ins>
            <w:ins w:id="11" w:author="Angel Garcia" w:date="2020-06-16T10:05:00Z">
              <w:r>
                <w:rPr>
                  <w:rFonts w:asciiTheme="minorHAnsi" w:hAnsiTheme="minorHAnsi" w:cstheme="minorHAnsi"/>
                </w:rPr>
                <w:t xml:space="preserve"> DR</w:t>
              </w:r>
            </w:ins>
          </w:p>
        </w:tc>
        <w:tc>
          <w:tcPr>
            <w:tcW w:w="3908" w:type="dxa"/>
            <w:tcBorders>
              <w:top w:val="nil"/>
              <w:left w:val="single" w:sz="2" w:space="0" w:color="auto"/>
              <w:bottom w:val="single" w:sz="2" w:space="0" w:color="auto"/>
              <w:right w:val="single" w:sz="4" w:space="0" w:color="auto"/>
            </w:tcBorders>
            <w:vAlign w:val="center"/>
          </w:tcPr>
          <w:p w14:paraId="3F0CBD27" w14:textId="0F492FAC" w:rsidR="00DE0198" w:rsidRPr="00542E9B" w:rsidRDefault="00DF087A" w:rsidP="0005466A">
            <w:pPr>
              <w:rPr>
                <w:rFonts w:asciiTheme="minorHAnsi" w:hAnsiTheme="minorHAnsi" w:cstheme="minorHAnsi"/>
                <w:lang w:val="fr-FR"/>
              </w:rPr>
            </w:pPr>
            <w:ins w:id="12" w:author="Angel Garcia" w:date="2020-06-16T10:05:00Z">
              <w:r>
                <w:rPr>
                  <w:rFonts w:asciiTheme="minorHAnsi" w:hAnsiTheme="minorHAnsi" w:cstheme="minorHAnsi"/>
                  <w:lang w:val="fr-FR"/>
                </w:rPr>
                <w:t>Angel Garcia</w:t>
              </w:r>
            </w:ins>
          </w:p>
        </w:tc>
      </w:tr>
      <w:tr w:rsidR="00DE0198" w:rsidRPr="00542E9B" w14:paraId="1D4CA4D9" w14:textId="77777777" w:rsidTr="562DEFAE">
        <w:trPr>
          <w:cantSplit/>
        </w:trPr>
        <w:tc>
          <w:tcPr>
            <w:tcW w:w="1620" w:type="dxa"/>
            <w:tcBorders>
              <w:top w:val="nil"/>
              <w:left w:val="single" w:sz="4" w:space="0" w:color="auto"/>
              <w:bottom w:val="single" w:sz="2" w:space="0" w:color="auto"/>
              <w:right w:val="single" w:sz="2" w:space="0" w:color="auto"/>
            </w:tcBorders>
            <w:vAlign w:val="center"/>
          </w:tcPr>
          <w:p w14:paraId="4BC1BDBF" w14:textId="1DF2B570" w:rsidR="00DE0198" w:rsidRPr="00542E9B" w:rsidRDefault="00DE0198" w:rsidP="08E2DEFE">
            <w:pPr>
              <w:rPr>
                <w:rFonts w:asciiTheme="minorHAnsi" w:hAnsiTheme="minorHAnsi" w:cstheme="minorBidi"/>
              </w:rPr>
            </w:pPr>
          </w:p>
        </w:tc>
        <w:tc>
          <w:tcPr>
            <w:tcW w:w="3292" w:type="dxa"/>
            <w:tcBorders>
              <w:top w:val="nil"/>
              <w:left w:val="single" w:sz="2" w:space="0" w:color="auto"/>
              <w:bottom w:val="single" w:sz="2" w:space="0" w:color="auto"/>
              <w:right w:val="single" w:sz="2" w:space="0" w:color="auto"/>
            </w:tcBorders>
            <w:vAlign w:val="center"/>
          </w:tcPr>
          <w:p w14:paraId="62991855" w14:textId="121DD7F6" w:rsidR="00DE0198" w:rsidRPr="00542E9B" w:rsidRDefault="00DE0198" w:rsidP="08E2DEFE">
            <w:pPr>
              <w:rPr>
                <w:rFonts w:asciiTheme="minorHAnsi" w:hAnsiTheme="minorHAnsi" w:cstheme="minorBidi"/>
              </w:rPr>
            </w:pPr>
          </w:p>
        </w:tc>
        <w:tc>
          <w:tcPr>
            <w:tcW w:w="3908" w:type="dxa"/>
            <w:tcBorders>
              <w:top w:val="nil"/>
              <w:left w:val="single" w:sz="2" w:space="0" w:color="auto"/>
              <w:bottom w:val="single" w:sz="2" w:space="0" w:color="auto"/>
              <w:right w:val="single" w:sz="4" w:space="0" w:color="auto"/>
            </w:tcBorders>
            <w:vAlign w:val="center"/>
          </w:tcPr>
          <w:p w14:paraId="26476DD1" w14:textId="78814415" w:rsidR="00DE0198" w:rsidRPr="00542E9B" w:rsidRDefault="00DE0198" w:rsidP="08E2DEFE">
            <w:pPr>
              <w:rPr>
                <w:rFonts w:asciiTheme="minorHAnsi" w:hAnsiTheme="minorHAnsi" w:cstheme="minorBidi"/>
              </w:rPr>
            </w:pPr>
          </w:p>
        </w:tc>
      </w:tr>
      <w:tr w:rsidR="00994D97" w:rsidRPr="00542E9B" w14:paraId="70277937" w14:textId="77777777" w:rsidTr="562DEFAE">
        <w:trPr>
          <w:cantSplit/>
        </w:trPr>
        <w:tc>
          <w:tcPr>
            <w:tcW w:w="1620" w:type="dxa"/>
            <w:tcBorders>
              <w:top w:val="nil"/>
              <w:left w:val="single" w:sz="4" w:space="0" w:color="auto"/>
              <w:bottom w:val="single" w:sz="2" w:space="0" w:color="auto"/>
              <w:right w:val="single" w:sz="2" w:space="0" w:color="auto"/>
            </w:tcBorders>
            <w:vAlign w:val="center"/>
          </w:tcPr>
          <w:p w14:paraId="027E6C40" w14:textId="6B5B70C6" w:rsidR="00994D97" w:rsidRDefault="00994D97" w:rsidP="562DEFAE">
            <w:pPr>
              <w:rPr>
                <w:rFonts w:asciiTheme="minorHAnsi" w:hAnsiTheme="minorHAnsi" w:cstheme="minorBidi"/>
              </w:rPr>
            </w:pPr>
          </w:p>
        </w:tc>
        <w:tc>
          <w:tcPr>
            <w:tcW w:w="3292" w:type="dxa"/>
            <w:tcBorders>
              <w:top w:val="nil"/>
              <w:left w:val="single" w:sz="2" w:space="0" w:color="auto"/>
              <w:bottom w:val="single" w:sz="2" w:space="0" w:color="auto"/>
              <w:right w:val="single" w:sz="2" w:space="0" w:color="auto"/>
            </w:tcBorders>
            <w:vAlign w:val="center"/>
          </w:tcPr>
          <w:p w14:paraId="470B938A" w14:textId="1398E37A" w:rsidR="00994D97" w:rsidRDefault="00994D97" w:rsidP="562DEFAE">
            <w:pPr>
              <w:rPr>
                <w:rFonts w:asciiTheme="minorHAnsi" w:hAnsiTheme="minorHAnsi" w:cstheme="minorBidi"/>
              </w:rPr>
            </w:pPr>
          </w:p>
        </w:tc>
        <w:tc>
          <w:tcPr>
            <w:tcW w:w="3908" w:type="dxa"/>
            <w:tcBorders>
              <w:top w:val="nil"/>
              <w:left w:val="single" w:sz="2" w:space="0" w:color="auto"/>
              <w:bottom w:val="single" w:sz="2" w:space="0" w:color="auto"/>
              <w:right w:val="single" w:sz="4" w:space="0" w:color="auto"/>
            </w:tcBorders>
            <w:vAlign w:val="center"/>
          </w:tcPr>
          <w:p w14:paraId="2227E922" w14:textId="03273E97" w:rsidR="00994D97" w:rsidRDefault="00994D97" w:rsidP="562DEFAE">
            <w:pPr>
              <w:rPr>
                <w:rFonts w:asciiTheme="minorHAnsi" w:hAnsiTheme="minorHAnsi" w:cstheme="minorBidi"/>
              </w:rPr>
            </w:pPr>
          </w:p>
        </w:tc>
      </w:tr>
      <w:tr w:rsidR="00706050" w14:paraId="1D2D18BB" w14:textId="77777777" w:rsidTr="00706050">
        <w:trPr>
          <w:cantSplit/>
        </w:trPr>
        <w:tc>
          <w:tcPr>
            <w:tcW w:w="1620" w:type="dxa"/>
            <w:tcBorders>
              <w:top w:val="nil"/>
              <w:left w:val="single" w:sz="4" w:space="0" w:color="auto"/>
              <w:bottom w:val="single" w:sz="2" w:space="0" w:color="auto"/>
              <w:right w:val="single" w:sz="2" w:space="0" w:color="auto"/>
            </w:tcBorders>
            <w:vAlign w:val="center"/>
          </w:tcPr>
          <w:p w14:paraId="1BFC9E2D" w14:textId="74342048" w:rsidR="00706050" w:rsidRDefault="00706050" w:rsidP="00C60D4C">
            <w:pPr>
              <w:rPr>
                <w:rFonts w:asciiTheme="minorHAnsi" w:hAnsiTheme="minorHAnsi" w:cstheme="minorBidi"/>
              </w:rPr>
            </w:pPr>
          </w:p>
        </w:tc>
        <w:tc>
          <w:tcPr>
            <w:tcW w:w="3292" w:type="dxa"/>
            <w:tcBorders>
              <w:top w:val="nil"/>
              <w:left w:val="single" w:sz="2" w:space="0" w:color="auto"/>
              <w:bottom w:val="single" w:sz="2" w:space="0" w:color="auto"/>
              <w:right w:val="single" w:sz="2" w:space="0" w:color="auto"/>
            </w:tcBorders>
            <w:vAlign w:val="center"/>
          </w:tcPr>
          <w:p w14:paraId="454CF738" w14:textId="289B9872" w:rsidR="00706050" w:rsidRDefault="00706050" w:rsidP="00C60D4C">
            <w:pPr>
              <w:rPr>
                <w:rFonts w:asciiTheme="minorHAnsi" w:hAnsiTheme="minorHAnsi" w:cstheme="minorBidi"/>
              </w:rPr>
            </w:pPr>
          </w:p>
        </w:tc>
        <w:tc>
          <w:tcPr>
            <w:tcW w:w="3908" w:type="dxa"/>
            <w:tcBorders>
              <w:top w:val="nil"/>
              <w:left w:val="single" w:sz="2" w:space="0" w:color="auto"/>
              <w:bottom w:val="single" w:sz="2" w:space="0" w:color="auto"/>
              <w:right w:val="single" w:sz="4" w:space="0" w:color="auto"/>
            </w:tcBorders>
            <w:vAlign w:val="center"/>
          </w:tcPr>
          <w:p w14:paraId="34B4F523" w14:textId="2E024847" w:rsidR="00706050" w:rsidRDefault="00706050" w:rsidP="00C60D4C">
            <w:pPr>
              <w:rPr>
                <w:rFonts w:asciiTheme="minorHAnsi" w:hAnsiTheme="minorHAnsi" w:cstheme="minorBidi"/>
              </w:rPr>
            </w:pPr>
          </w:p>
        </w:tc>
      </w:tr>
    </w:tbl>
    <w:p w14:paraId="698B07CB" w14:textId="77777777" w:rsidR="0005466A" w:rsidRPr="00542E9B" w:rsidRDefault="0005466A" w:rsidP="0005466A">
      <w:pPr>
        <w:rPr>
          <w:rFonts w:asciiTheme="minorHAnsi" w:hAnsiTheme="minorHAnsi" w:cstheme="minorHAnsi"/>
        </w:rPr>
      </w:pPr>
    </w:p>
    <w:p w14:paraId="15B6DA2E" w14:textId="77777777" w:rsidR="0005466A" w:rsidRPr="00542E9B" w:rsidRDefault="0005466A" w:rsidP="0005466A">
      <w:pPr>
        <w:rPr>
          <w:rFonts w:asciiTheme="minorHAnsi" w:hAnsiTheme="minorHAnsi" w:cstheme="minorHAnsi"/>
          <w:b/>
        </w:rPr>
      </w:pPr>
      <w:r w:rsidRPr="00542E9B">
        <w:rPr>
          <w:rFonts w:asciiTheme="minorHAnsi" w:hAnsiTheme="minorHAnsi" w:cstheme="minorHAnsi"/>
          <w:b/>
          <w:lang w:val="fr-FR"/>
        </w:rPr>
        <w:t>Document Change Record</w:t>
      </w:r>
    </w:p>
    <w:tbl>
      <w:tblPr>
        <w:tblW w:w="9720" w:type="dxa"/>
        <w:tblInd w:w="70" w:type="dxa"/>
        <w:tblBorders>
          <w:top w:val="single" w:sz="12" w:space="0" w:color="auto"/>
          <w:bottom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260"/>
        <w:gridCol w:w="2426"/>
        <w:gridCol w:w="6034"/>
      </w:tblGrid>
      <w:tr w:rsidR="0005466A" w:rsidRPr="00542E9B" w14:paraId="26ACA264" w14:textId="77777777" w:rsidTr="0005466A">
        <w:trPr>
          <w:cantSplit/>
          <w:trHeight w:val="336"/>
        </w:trPr>
        <w:tc>
          <w:tcPr>
            <w:tcW w:w="1260" w:type="dxa"/>
            <w:tcBorders>
              <w:top w:val="single" w:sz="4" w:space="0" w:color="auto"/>
              <w:left w:val="single" w:sz="4" w:space="0" w:color="auto"/>
              <w:bottom w:val="single" w:sz="4" w:space="0" w:color="auto"/>
            </w:tcBorders>
            <w:shd w:val="pct10" w:color="auto" w:fill="FFFFFF"/>
            <w:vAlign w:val="bottom"/>
          </w:tcPr>
          <w:p w14:paraId="22DCCB9D" w14:textId="77777777" w:rsidR="0005466A" w:rsidRPr="00542E9B" w:rsidRDefault="0005466A" w:rsidP="0005466A">
            <w:pPr>
              <w:jc w:val="center"/>
            </w:pPr>
            <w:r w:rsidRPr="00542E9B">
              <w:t>Issue</w:t>
            </w:r>
          </w:p>
        </w:tc>
        <w:tc>
          <w:tcPr>
            <w:tcW w:w="2426" w:type="dxa"/>
            <w:tcBorders>
              <w:top w:val="single" w:sz="4" w:space="0" w:color="auto"/>
              <w:bottom w:val="single" w:sz="4" w:space="0" w:color="auto"/>
            </w:tcBorders>
            <w:shd w:val="pct10" w:color="auto" w:fill="FFFFFF"/>
            <w:vAlign w:val="bottom"/>
          </w:tcPr>
          <w:p w14:paraId="0B7C02A8" w14:textId="77777777" w:rsidR="0005466A" w:rsidRPr="00542E9B" w:rsidRDefault="0005466A" w:rsidP="0005466A">
            <w:pPr>
              <w:jc w:val="center"/>
            </w:pPr>
            <w:r w:rsidRPr="00542E9B">
              <w:t>Item</w:t>
            </w:r>
          </w:p>
        </w:tc>
        <w:tc>
          <w:tcPr>
            <w:tcW w:w="6034" w:type="dxa"/>
            <w:tcBorders>
              <w:top w:val="single" w:sz="4" w:space="0" w:color="auto"/>
              <w:bottom w:val="single" w:sz="4" w:space="0" w:color="auto"/>
              <w:right w:val="single" w:sz="4" w:space="0" w:color="auto"/>
            </w:tcBorders>
            <w:shd w:val="pct10" w:color="auto" w:fill="FFFFFF"/>
            <w:vAlign w:val="bottom"/>
          </w:tcPr>
          <w:p w14:paraId="2F7E987C" w14:textId="77777777" w:rsidR="0005466A" w:rsidRPr="00542E9B" w:rsidRDefault="0005466A" w:rsidP="0005466A">
            <w:pPr>
              <w:jc w:val="center"/>
            </w:pPr>
            <w:r w:rsidRPr="00542E9B">
              <w:t>Reason for Change</w:t>
            </w:r>
          </w:p>
        </w:tc>
      </w:tr>
      <w:tr w:rsidR="0005466A" w:rsidRPr="00542E9B" w14:paraId="329B68E2" w14:textId="77777777" w:rsidTr="0005466A">
        <w:trPr>
          <w:cantSplit/>
        </w:trPr>
        <w:tc>
          <w:tcPr>
            <w:tcW w:w="1260" w:type="dxa"/>
            <w:tcBorders>
              <w:top w:val="nil"/>
              <w:left w:val="single" w:sz="4" w:space="0" w:color="auto"/>
              <w:bottom w:val="single" w:sz="2" w:space="0" w:color="auto"/>
              <w:right w:val="single" w:sz="2" w:space="0" w:color="auto"/>
            </w:tcBorders>
            <w:vAlign w:val="center"/>
          </w:tcPr>
          <w:p w14:paraId="47DEABE5" w14:textId="77777777" w:rsidR="0005466A" w:rsidRPr="00542E9B" w:rsidRDefault="0005466A" w:rsidP="0005466A">
            <w:pPr>
              <w:rPr>
                <w:rFonts w:asciiTheme="minorHAnsi" w:hAnsiTheme="minorHAnsi" w:cstheme="minorHAnsi"/>
              </w:rPr>
            </w:pPr>
          </w:p>
        </w:tc>
        <w:tc>
          <w:tcPr>
            <w:tcW w:w="2426" w:type="dxa"/>
            <w:tcBorders>
              <w:top w:val="nil"/>
              <w:bottom w:val="single" w:sz="2" w:space="0" w:color="auto"/>
              <w:right w:val="single" w:sz="2" w:space="0" w:color="auto"/>
            </w:tcBorders>
            <w:vAlign w:val="center"/>
          </w:tcPr>
          <w:p w14:paraId="44755AAA" w14:textId="77777777" w:rsidR="0005466A" w:rsidRPr="00542E9B" w:rsidRDefault="0005466A" w:rsidP="0005466A">
            <w:pPr>
              <w:rPr>
                <w:rFonts w:asciiTheme="minorHAnsi" w:hAnsiTheme="minorHAnsi" w:cstheme="minorHAnsi"/>
              </w:rPr>
            </w:pPr>
          </w:p>
        </w:tc>
        <w:tc>
          <w:tcPr>
            <w:tcW w:w="6034" w:type="dxa"/>
            <w:tcBorders>
              <w:top w:val="nil"/>
              <w:left w:val="single" w:sz="2" w:space="0" w:color="auto"/>
              <w:bottom w:val="single" w:sz="2" w:space="0" w:color="auto"/>
              <w:right w:val="single" w:sz="4" w:space="0" w:color="auto"/>
            </w:tcBorders>
            <w:vAlign w:val="center"/>
          </w:tcPr>
          <w:p w14:paraId="652409DE" w14:textId="77777777" w:rsidR="0005466A" w:rsidRPr="00542E9B" w:rsidRDefault="0005466A" w:rsidP="0005466A">
            <w:pPr>
              <w:rPr>
                <w:rFonts w:asciiTheme="minorHAnsi" w:hAnsiTheme="minorHAnsi" w:cstheme="minorHAnsi"/>
              </w:rPr>
            </w:pPr>
          </w:p>
        </w:tc>
      </w:tr>
      <w:tr w:rsidR="0005466A" w:rsidRPr="00542E9B" w14:paraId="39946551" w14:textId="77777777" w:rsidTr="0005466A">
        <w:trPr>
          <w:cantSplit/>
          <w:trHeight w:val="292"/>
        </w:trPr>
        <w:tc>
          <w:tcPr>
            <w:tcW w:w="1260" w:type="dxa"/>
            <w:tcBorders>
              <w:top w:val="nil"/>
              <w:left w:val="single" w:sz="4" w:space="0" w:color="auto"/>
              <w:bottom w:val="single" w:sz="2" w:space="0" w:color="auto"/>
              <w:right w:val="single" w:sz="2" w:space="0" w:color="auto"/>
            </w:tcBorders>
            <w:vAlign w:val="center"/>
          </w:tcPr>
          <w:p w14:paraId="0F137AC6" w14:textId="77777777" w:rsidR="0005466A" w:rsidRPr="00542E9B" w:rsidRDefault="0005466A" w:rsidP="0005466A">
            <w:pPr>
              <w:rPr>
                <w:rFonts w:asciiTheme="minorHAnsi" w:hAnsiTheme="minorHAnsi" w:cstheme="minorHAnsi"/>
              </w:rPr>
            </w:pPr>
          </w:p>
        </w:tc>
        <w:tc>
          <w:tcPr>
            <w:tcW w:w="2426" w:type="dxa"/>
            <w:tcBorders>
              <w:top w:val="nil"/>
              <w:bottom w:val="single" w:sz="2" w:space="0" w:color="auto"/>
              <w:right w:val="single" w:sz="2" w:space="0" w:color="auto"/>
            </w:tcBorders>
            <w:vAlign w:val="center"/>
          </w:tcPr>
          <w:p w14:paraId="7959BB25" w14:textId="77777777" w:rsidR="0005466A" w:rsidRPr="00542E9B" w:rsidRDefault="0005466A" w:rsidP="0005466A">
            <w:pPr>
              <w:rPr>
                <w:rFonts w:asciiTheme="minorHAnsi" w:hAnsiTheme="minorHAnsi" w:cstheme="minorHAnsi"/>
              </w:rPr>
            </w:pPr>
          </w:p>
        </w:tc>
        <w:tc>
          <w:tcPr>
            <w:tcW w:w="6034" w:type="dxa"/>
            <w:tcBorders>
              <w:top w:val="nil"/>
              <w:left w:val="single" w:sz="2" w:space="0" w:color="auto"/>
              <w:bottom w:val="single" w:sz="2" w:space="0" w:color="auto"/>
              <w:right w:val="single" w:sz="4" w:space="0" w:color="auto"/>
            </w:tcBorders>
            <w:vAlign w:val="center"/>
          </w:tcPr>
          <w:p w14:paraId="026D63A5" w14:textId="77777777" w:rsidR="0005466A" w:rsidRPr="00542E9B" w:rsidRDefault="0005466A" w:rsidP="0005466A">
            <w:pPr>
              <w:rPr>
                <w:rFonts w:asciiTheme="minorHAnsi" w:hAnsiTheme="minorHAnsi" w:cstheme="minorHAnsi"/>
              </w:rPr>
            </w:pPr>
          </w:p>
        </w:tc>
      </w:tr>
      <w:tr w:rsidR="0005466A" w:rsidRPr="00542E9B" w14:paraId="2FBC6BEB" w14:textId="77777777" w:rsidTr="0005466A">
        <w:trPr>
          <w:cantSplit/>
          <w:trHeight w:val="292"/>
        </w:trPr>
        <w:tc>
          <w:tcPr>
            <w:tcW w:w="1260" w:type="dxa"/>
            <w:tcBorders>
              <w:top w:val="nil"/>
              <w:left w:val="single" w:sz="4" w:space="0" w:color="auto"/>
              <w:bottom w:val="single" w:sz="2" w:space="0" w:color="auto"/>
              <w:right w:val="single" w:sz="2" w:space="0" w:color="auto"/>
            </w:tcBorders>
            <w:vAlign w:val="center"/>
          </w:tcPr>
          <w:p w14:paraId="0CFFACFF" w14:textId="77777777" w:rsidR="0005466A" w:rsidRPr="00542E9B" w:rsidRDefault="0005466A" w:rsidP="0005466A">
            <w:pPr>
              <w:rPr>
                <w:rFonts w:asciiTheme="minorHAnsi" w:hAnsiTheme="minorHAnsi" w:cstheme="minorHAnsi"/>
              </w:rPr>
            </w:pPr>
          </w:p>
        </w:tc>
        <w:tc>
          <w:tcPr>
            <w:tcW w:w="2426" w:type="dxa"/>
            <w:tcBorders>
              <w:top w:val="nil"/>
              <w:bottom w:val="single" w:sz="2" w:space="0" w:color="auto"/>
              <w:right w:val="single" w:sz="2" w:space="0" w:color="auto"/>
            </w:tcBorders>
            <w:vAlign w:val="center"/>
          </w:tcPr>
          <w:p w14:paraId="479C7194" w14:textId="77777777" w:rsidR="0005466A" w:rsidRPr="00542E9B" w:rsidRDefault="0005466A" w:rsidP="0005466A">
            <w:pPr>
              <w:rPr>
                <w:rFonts w:asciiTheme="minorHAnsi" w:hAnsiTheme="minorHAnsi" w:cstheme="minorHAnsi"/>
              </w:rPr>
            </w:pPr>
          </w:p>
        </w:tc>
        <w:tc>
          <w:tcPr>
            <w:tcW w:w="6034" w:type="dxa"/>
            <w:tcBorders>
              <w:top w:val="nil"/>
              <w:left w:val="single" w:sz="2" w:space="0" w:color="auto"/>
              <w:bottom w:val="single" w:sz="2" w:space="0" w:color="auto"/>
              <w:right w:val="single" w:sz="4" w:space="0" w:color="auto"/>
            </w:tcBorders>
            <w:vAlign w:val="center"/>
          </w:tcPr>
          <w:p w14:paraId="57BE046B" w14:textId="77777777" w:rsidR="0005466A" w:rsidRPr="00542E9B" w:rsidRDefault="0005466A" w:rsidP="0005466A">
            <w:pPr>
              <w:rPr>
                <w:rFonts w:asciiTheme="minorHAnsi" w:hAnsiTheme="minorHAnsi" w:cstheme="minorHAnsi"/>
              </w:rPr>
            </w:pPr>
          </w:p>
        </w:tc>
      </w:tr>
      <w:tr w:rsidR="0005466A" w:rsidRPr="00542E9B" w14:paraId="758868B5" w14:textId="77777777" w:rsidTr="0005466A">
        <w:trPr>
          <w:cantSplit/>
          <w:trHeight w:val="292"/>
        </w:trPr>
        <w:tc>
          <w:tcPr>
            <w:tcW w:w="1260" w:type="dxa"/>
            <w:tcBorders>
              <w:top w:val="nil"/>
              <w:left w:val="single" w:sz="4" w:space="0" w:color="auto"/>
              <w:bottom w:val="single" w:sz="2" w:space="0" w:color="auto"/>
              <w:right w:val="single" w:sz="2" w:space="0" w:color="auto"/>
            </w:tcBorders>
            <w:vAlign w:val="center"/>
          </w:tcPr>
          <w:p w14:paraId="6A84D130" w14:textId="77777777" w:rsidR="0005466A" w:rsidRPr="00542E9B" w:rsidRDefault="0005466A" w:rsidP="0005466A">
            <w:pPr>
              <w:rPr>
                <w:rFonts w:asciiTheme="minorHAnsi" w:hAnsiTheme="minorHAnsi" w:cstheme="minorHAnsi"/>
              </w:rPr>
            </w:pPr>
          </w:p>
        </w:tc>
        <w:tc>
          <w:tcPr>
            <w:tcW w:w="2426" w:type="dxa"/>
            <w:tcBorders>
              <w:top w:val="nil"/>
              <w:bottom w:val="single" w:sz="2" w:space="0" w:color="auto"/>
              <w:right w:val="single" w:sz="2" w:space="0" w:color="auto"/>
            </w:tcBorders>
            <w:vAlign w:val="center"/>
          </w:tcPr>
          <w:p w14:paraId="045A0ED5" w14:textId="77777777" w:rsidR="0005466A" w:rsidRPr="00542E9B" w:rsidRDefault="0005466A" w:rsidP="0005466A">
            <w:pPr>
              <w:rPr>
                <w:rFonts w:asciiTheme="minorHAnsi" w:hAnsiTheme="minorHAnsi" w:cstheme="minorHAnsi"/>
              </w:rPr>
            </w:pPr>
          </w:p>
        </w:tc>
        <w:tc>
          <w:tcPr>
            <w:tcW w:w="6034" w:type="dxa"/>
            <w:tcBorders>
              <w:top w:val="nil"/>
              <w:left w:val="single" w:sz="2" w:space="0" w:color="auto"/>
              <w:bottom w:val="single" w:sz="2" w:space="0" w:color="auto"/>
              <w:right w:val="single" w:sz="4" w:space="0" w:color="auto"/>
            </w:tcBorders>
            <w:vAlign w:val="center"/>
          </w:tcPr>
          <w:p w14:paraId="0DF7C68B" w14:textId="77777777" w:rsidR="0005466A" w:rsidRPr="00542E9B" w:rsidRDefault="0005466A" w:rsidP="0005466A">
            <w:pPr>
              <w:rPr>
                <w:rFonts w:asciiTheme="minorHAnsi" w:hAnsiTheme="minorHAnsi" w:cstheme="minorHAnsi"/>
              </w:rPr>
            </w:pPr>
          </w:p>
        </w:tc>
      </w:tr>
    </w:tbl>
    <w:p w14:paraId="0D25DA06" w14:textId="77777777" w:rsidR="0005466A" w:rsidRPr="00542E9B" w:rsidRDefault="0005466A" w:rsidP="0005466A">
      <w:pPr>
        <w:rPr>
          <w:rFonts w:asciiTheme="minorHAnsi" w:hAnsiTheme="minorHAnsi" w:cstheme="minorHAnsi"/>
        </w:rPr>
      </w:pPr>
    </w:p>
    <w:p w14:paraId="0029CBCF" w14:textId="77777777" w:rsidR="0005466A" w:rsidRPr="00542E9B" w:rsidRDefault="0005466A" w:rsidP="0005466A">
      <w:pPr>
        <w:rPr>
          <w:b/>
        </w:rPr>
      </w:pPr>
      <w:bookmarkStart w:id="13" w:name="_Toc163302128"/>
      <w:bookmarkStart w:id="14" w:name="_Toc164261152"/>
      <w:r w:rsidRPr="00542E9B">
        <w:rPr>
          <w:b/>
        </w:rPr>
        <w:t>Document Approvals</w:t>
      </w:r>
      <w:bookmarkEnd w:id="6"/>
      <w:bookmarkEnd w:id="7"/>
      <w:bookmarkEnd w:id="13"/>
      <w:bookmarkEnd w:id="14"/>
    </w:p>
    <w:tbl>
      <w:tblPr>
        <w:tblW w:w="97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2373"/>
        <w:gridCol w:w="1530"/>
        <w:gridCol w:w="3730"/>
      </w:tblGrid>
      <w:tr w:rsidR="0005466A" w:rsidRPr="00542E9B" w14:paraId="0F68D05C" w14:textId="77777777" w:rsidTr="0005466A">
        <w:tc>
          <w:tcPr>
            <w:tcW w:w="2127" w:type="dxa"/>
            <w:shd w:val="clear" w:color="auto" w:fill="E6E6E6"/>
            <w:vAlign w:val="bottom"/>
          </w:tcPr>
          <w:p w14:paraId="5E7C7D71" w14:textId="77777777" w:rsidR="0005466A" w:rsidRPr="00542E9B" w:rsidRDefault="0005466A" w:rsidP="0005466A">
            <w:pPr>
              <w:jc w:val="center"/>
            </w:pPr>
            <w:r w:rsidRPr="00542E9B">
              <w:t>Name</w:t>
            </w:r>
          </w:p>
        </w:tc>
        <w:tc>
          <w:tcPr>
            <w:tcW w:w="2373" w:type="dxa"/>
            <w:shd w:val="clear" w:color="auto" w:fill="E6E6E6"/>
            <w:vAlign w:val="bottom"/>
          </w:tcPr>
          <w:p w14:paraId="68E54F90" w14:textId="77777777" w:rsidR="0005466A" w:rsidRPr="00542E9B" w:rsidRDefault="0005466A" w:rsidP="0005466A">
            <w:pPr>
              <w:jc w:val="center"/>
            </w:pPr>
            <w:r w:rsidRPr="00542E9B">
              <w:t>Job Title</w:t>
            </w:r>
          </w:p>
        </w:tc>
        <w:tc>
          <w:tcPr>
            <w:tcW w:w="1530" w:type="dxa"/>
            <w:shd w:val="clear" w:color="auto" w:fill="E6E6E6"/>
            <w:vAlign w:val="bottom"/>
          </w:tcPr>
          <w:p w14:paraId="402A24AC" w14:textId="77777777" w:rsidR="0005466A" w:rsidRPr="00542E9B" w:rsidRDefault="0005466A" w:rsidP="0005466A">
            <w:pPr>
              <w:jc w:val="center"/>
            </w:pPr>
            <w:r w:rsidRPr="00542E9B">
              <w:t>Date</w:t>
            </w:r>
          </w:p>
        </w:tc>
        <w:tc>
          <w:tcPr>
            <w:tcW w:w="3730" w:type="dxa"/>
            <w:shd w:val="clear" w:color="auto" w:fill="E6E6E6"/>
            <w:vAlign w:val="bottom"/>
          </w:tcPr>
          <w:p w14:paraId="2BCDC0C3" w14:textId="77777777" w:rsidR="0005466A" w:rsidRPr="00542E9B" w:rsidRDefault="0005466A" w:rsidP="0005466A">
            <w:pPr>
              <w:jc w:val="center"/>
            </w:pPr>
            <w:r w:rsidRPr="00542E9B">
              <w:t>Comments</w:t>
            </w:r>
          </w:p>
        </w:tc>
      </w:tr>
      <w:tr w:rsidR="0005466A" w:rsidRPr="00542E9B" w14:paraId="3800ADFE" w14:textId="77777777" w:rsidTr="0005466A">
        <w:tc>
          <w:tcPr>
            <w:tcW w:w="2127" w:type="dxa"/>
          </w:tcPr>
          <w:p w14:paraId="430E12E4" w14:textId="77777777" w:rsidR="0005466A" w:rsidRPr="00542E9B" w:rsidRDefault="0005466A" w:rsidP="0005466A">
            <w:pPr>
              <w:spacing w:before="40" w:after="40"/>
              <w:rPr>
                <w:rFonts w:asciiTheme="minorHAnsi" w:hAnsiTheme="minorHAnsi" w:cstheme="minorHAnsi"/>
              </w:rPr>
            </w:pPr>
          </w:p>
        </w:tc>
        <w:tc>
          <w:tcPr>
            <w:tcW w:w="2373" w:type="dxa"/>
          </w:tcPr>
          <w:p w14:paraId="0DF79AE2" w14:textId="77777777" w:rsidR="0005466A" w:rsidRPr="00542E9B" w:rsidRDefault="0005466A" w:rsidP="0005466A">
            <w:pPr>
              <w:spacing w:before="40" w:after="40"/>
              <w:rPr>
                <w:rFonts w:asciiTheme="minorHAnsi" w:hAnsiTheme="minorHAnsi" w:cstheme="minorHAnsi"/>
              </w:rPr>
            </w:pPr>
          </w:p>
        </w:tc>
        <w:tc>
          <w:tcPr>
            <w:tcW w:w="1530" w:type="dxa"/>
          </w:tcPr>
          <w:p w14:paraId="6EFD92B6" w14:textId="77777777" w:rsidR="0005466A" w:rsidRPr="00542E9B" w:rsidRDefault="0005466A" w:rsidP="0005466A">
            <w:pPr>
              <w:spacing w:before="40" w:after="40"/>
              <w:rPr>
                <w:rFonts w:asciiTheme="minorHAnsi" w:hAnsiTheme="minorHAnsi" w:cstheme="minorHAnsi"/>
              </w:rPr>
            </w:pPr>
          </w:p>
        </w:tc>
        <w:tc>
          <w:tcPr>
            <w:tcW w:w="3730" w:type="dxa"/>
          </w:tcPr>
          <w:p w14:paraId="10F23C51" w14:textId="77777777" w:rsidR="0005466A" w:rsidRPr="00542E9B" w:rsidRDefault="0005466A" w:rsidP="0005466A">
            <w:pPr>
              <w:spacing w:before="40" w:after="40"/>
              <w:rPr>
                <w:rFonts w:asciiTheme="minorHAnsi" w:hAnsiTheme="minorHAnsi" w:cstheme="minorHAnsi"/>
              </w:rPr>
            </w:pPr>
          </w:p>
        </w:tc>
      </w:tr>
      <w:tr w:rsidR="0005466A" w:rsidRPr="00542E9B" w14:paraId="68B51716" w14:textId="77777777" w:rsidTr="0005466A">
        <w:tc>
          <w:tcPr>
            <w:tcW w:w="2127" w:type="dxa"/>
          </w:tcPr>
          <w:p w14:paraId="0D1FB674" w14:textId="77777777" w:rsidR="0005466A" w:rsidRPr="00542E9B" w:rsidRDefault="0005466A" w:rsidP="0005466A">
            <w:pPr>
              <w:spacing w:before="40" w:after="40"/>
              <w:rPr>
                <w:rFonts w:asciiTheme="minorHAnsi" w:hAnsiTheme="minorHAnsi" w:cstheme="minorHAnsi"/>
              </w:rPr>
            </w:pPr>
          </w:p>
        </w:tc>
        <w:tc>
          <w:tcPr>
            <w:tcW w:w="2373" w:type="dxa"/>
          </w:tcPr>
          <w:p w14:paraId="14A73711" w14:textId="77777777" w:rsidR="0005466A" w:rsidRPr="00542E9B" w:rsidRDefault="0005466A" w:rsidP="0005466A">
            <w:pPr>
              <w:spacing w:before="40" w:after="40"/>
              <w:rPr>
                <w:rFonts w:asciiTheme="minorHAnsi" w:hAnsiTheme="minorHAnsi" w:cstheme="minorHAnsi"/>
              </w:rPr>
            </w:pPr>
          </w:p>
        </w:tc>
        <w:tc>
          <w:tcPr>
            <w:tcW w:w="1530" w:type="dxa"/>
          </w:tcPr>
          <w:p w14:paraId="6DF8401E" w14:textId="77777777" w:rsidR="0005466A" w:rsidRPr="00542E9B" w:rsidRDefault="0005466A" w:rsidP="0005466A">
            <w:pPr>
              <w:spacing w:before="40" w:after="40"/>
              <w:rPr>
                <w:rFonts w:asciiTheme="minorHAnsi" w:hAnsiTheme="minorHAnsi" w:cstheme="minorHAnsi"/>
              </w:rPr>
            </w:pPr>
          </w:p>
        </w:tc>
        <w:tc>
          <w:tcPr>
            <w:tcW w:w="3730" w:type="dxa"/>
          </w:tcPr>
          <w:p w14:paraId="67C0C0E6" w14:textId="77777777" w:rsidR="0005466A" w:rsidRPr="00542E9B" w:rsidRDefault="0005466A" w:rsidP="0005466A">
            <w:pPr>
              <w:spacing w:before="40" w:after="40"/>
              <w:rPr>
                <w:rFonts w:asciiTheme="minorHAnsi" w:hAnsiTheme="minorHAnsi" w:cstheme="minorHAnsi"/>
              </w:rPr>
            </w:pPr>
          </w:p>
        </w:tc>
      </w:tr>
    </w:tbl>
    <w:p w14:paraId="0643978A" w14:textId="77777777" w:rsidR="002E3A97" w:rsidRDefault="002E3A97">
      <w:pPr>
        <w:spacing w:after="200" w:line="276" w:lineRule="auto"/>
      </w:pPr>
      <w:r>
        <w:br w:type="page"/>
      </w:r>
    </w:p>
    <w:sdt>
      <w:sdtPr>
        <w:rPr>
          <w:rFonts w:ascii="Calibri" w:eastAsiaTheme="minorHAnsi" w:hAnsi="Calibri" w:cs="Calibri"/>
          <w:b w:val="0"/>
          <w:bCs w:val="0"/>
          <w:color w:val="auto"/>
          <w:sz w:val="22"/>
          <w:szCs w:val="22"/>
          <w:lang w:eastAsia="en-US"/>
        </w:rPr>
        <w:id w:val="-919403536"/>
        <w:docPartObj>
          <w:docPartGallery w:val="Table of Contents"/>
          <w:docPartUnique/>
        </w:docPartObj>
      </w:sdtPr>
      <w:sdtEndPr>
        <w:rPr>
          <w:noProof/>
        </w:rPr>
      </w:sdtEndPr>
      <w:sdtContent>
        <w:p w14:paraId="643449FB" w14:textId="77777777" w:rsidR="0061452E" w:rsidRDefault="0061452E">
          <w:pPr>
            <w:pStyle w:val="TOCHeading"/>
          </w:pPr>
          <w:r>
            <w:t>Table of Contents</w:t>
          </w:r>
        </w:p>
        <w:p w14:paraId="480F9491" w14:textId="6AC38D52" w:rsidR="00706050" w:rsidRDefault="0061452E">
          <w:pPr>
            <w:pStyle w:val="TOC1"/>
            <w:tabs>
              <w:tab w:val="right" w:leader="dot" w:pos="998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16743278" w:history="1">
            <w:r w:rsidR="00706050" w:rsidRPr="00C7594C">
              <w:rPr>
                <w:rStyle w:val="Hyperlink"/>
                <w:noProof/>
              </w:rPr>
              <w:t>Introduction</w:t>
            </w:r>
            <w:r w:rsidR="00706050">
              <w:rPr>
                <w:noProof/>
                <w:webHidden/>
              </w:rPr>
              <w:tab/>
            </w:r>
            <w:r w:rsidR="00706050">
              <w:rPr>
                <w:noProof/>
                <w:webHidden/>
              </w:rPr>
              <w:fldChar w:fldCharType="begin"/>
            </w:r>
            <w:r w:rsidR="00706050">
              <w:rPr>
                <w:noProof/>
                <w:webHidden/>
              </w:rPr>
              <w:instrText xml:space="preserve"> PAGEREF _Toc16743278 \h </w:instrText>
            </w:r>
            <w:r w:rsidR="00706050">
              <w:rPr>
                <w:noProof/>
                <w:webHidden/>
              </w:rPr>
            </w:r>
            <w:r w:rsidR="00706050">
              <w:rPr>
                <w:noProof/>
                <w:webHidden/>
              </w:rPr>
              <w:fldChar w:fldCharType="separate"/>
            </w:r>
            <w:r w:rsidR="00706050">
              <w:rPr>
                <w:noProof/>
                <w:webHidden/>
              </w:rPr>
              <w:t>5</w:t>
            </w:r>
            <w:r w:rsidR="00706050">
              <w:rPr>
                <w:noProof/>
                <w:webHidden/>
              </w:rPr>
              <w:fldChar w:fldCharType="end"/>
            </w:r>
          </w:hyperlink>
        </w:p>
        <w:p w14:paraId="18C3596B" w14:textId="076753ED" w:rsidR="00706050" w:rsidRDefault="000E7CE5">
          <w:pPr>
            <w:pStyle w:val="TOC2"/>
            <w:tabs>
              <w:tab w:val="right" w:leader="dot" w:pos="9980"/>
            </w:tabs>
            <w:rPr>
              <w:rFonts w:asciiTheme="minorHAnsi" w:eastAsiaTheme="minorEastAsia" w:hAnsiTheme="minorHAnsi" w:cstheme="minorBidi"/>
              <w:noProof/>
            </w:rPr>
          </w:pPr>
          <w:hyperlink w:anchor="_Toc16743279" w:history="1">
            <w:r w:rsidR="00706050" w:rsidRPr="00C7594C">
              <w:rPr>
                <w:rStyle w:val="Hyperlink"/>
                <w:noProof/>
              </w:rPr>
              <w:t>Purpose</w:t>
            </w:r>
            <w:r w:rsidR="00706050">
              <w:rPr>
                <w:noProof/>
                <w:webHidden/>
              </w:rPr>
              <w:tab/>
            </w:r>
            <w:r w:rsidR="00706050">
              <w:rPr>
                <w:noProof/>
                <w:webHidden/>
              </w:rPr>
              <w:fldChar w:fldCharType="begin"/>
            </w:r>
            <w:r w:rsidR="00706050">
              <w:rPr>
                <w:noProof/>
                <w:webHidden/>
              </w:rPr>
              <w:instrText xml:space="preserve"> PAGEREF _Toc16743279 \h </w:instrText>
            </w:r>
            <w:r w:rsidR="00706050">
              <w:rPr>
                <w:noProof/>
                <w:webHidden/>
              </w:rPr>
            </w:r>
            <w:r w:rsidR="00706050">
              <w:rPr>
                <w:noProof/>
                <w:webHidden/>
              </w:rPr>
              <w:fldChar w:fldCharType="separate"/>
            </w:r>
            <w:r w:rsidR="00706050">
              <w:rPr>
                <w:noProof/>
                <w:webHidden/>
              </w:rPr>
              <w:t>5</w:t>
            </w:r>
            <w:r w:rsidR="00706050">
              <w:rPr>
                <w:noProof/>
                <w:webHidden/>
              </w:rPr>
              <w:fldChar w:fldCharType="end"/>
            </w:r>
          </w:hyperlink>
        </w:p>
        <w:p w14:paraId="194A1013" w14:textId="7E3B7471" w:rsidR="00706050" w:rsidRDefault="000E7CE5">
          <w:pPr>
            <w:pStyle w:val="TOC2"/>
            <w:tabs>
              <w:tab w:val="right" w:leader="dot" w:pos="9980"/>
            </w:tabs>
            <w:rPr>
              <w:rFonts w:asciiTheme="minorHAnsi" w:eastAsiaTheme="minorEastAsia" w:hAnsiTheme="minorHAnsi" w:cstheme="minorBidi"/>
              <w:noProof/>
            </w:rPr>
          </w:pPr>
          <w:hyperlink w:anchor="_Toc16743280" w:history="1">
            <w:r w:rsidR="00706050" w:rsidRPr="00C7594C">
              <w:rPr>
                <w:rStyle w:val="Hyperlink"/>
                <w:noProof/>
              </w:rPr>
              <w:t>Scope</w:t>
            </w:r>
            <w:r w:rsidR="00706050">
              <w:rPr>
                <w:noProof/>
                <w:webHidden/>
              </w:rPr>
              <w:tab/>
            </w:r>
            <w:r w:rsidR="00706050">
              <w:rPr>
                <w:noProof/>
                <w:webHidden/>
              </w:rPr>
              <w:fldChar w:fldCharType="begin"/>
            </w:r>
            <w:r w:rsidR="00706050">
              <w:rPr>
                <w:noProof/>
                <w:webHidden/>
              </w:rPr>
              <w:instrText xml:space="preserve"> PAGEREF _Toc16743280 \h </w:instrText>
            </w:r>
            <w:r w:rsidR="00706050">
              <w:rPr>
                <w:noProof/>
                <w:webHidden/>
              </w:rPr>
            </w:r>
            <w:r w:rsidR="00706050">
              <w:rPr>
                <w:noProof/>
                <w:webHidden/>
              </w:rPr>
              <w:fldChar w:fldCharType="separate"/>
            </w:r>
            <w:r w:rsidR="00706050">
              <w:rPr>
                <w:noProof/>
                <w:webHidden/>
              </w:rPr>
              <w:t>5</w:t>
            </w:r>
            <w:r w:rsidR="00706050">
              <w:rPr>
                <w:noProof/>
                <w:webHidden/>
              </w:rPr>
              <w:fldChar w:fldCharType="end"/>
            </w:r>
          </w:hyperlink>
        </w:p>
        <w:p w14:paraId="49577734" w14:textId="36562AD3" w:rsidR="00706050" w:rsidRDefault="000E7CE5">
          <w:pPr>
            <w:pStyle w:val="TOC2"/>
            <w:tabs>
              <w:tab w:val="right" w:leader="dot" w:pos="9980"/>
            </w:tabs>
            <w:rPr>
              <w:rFonts w:asciiTheme="minorHAnsi" w:eastAsiaTheme="minorEastAsia" w:hAnsiTheme="minorHAnsi" w:cstheme="minorBidi"/>
              <w:noProof/>
            </w:rPr>
          </w:pPr>
          <w:hyperlink w:anchor="_Toc16743281" w:history="1">
            <w:r w:rsidR="00706050" w:rsidRPr="00C7594C">
              <w:rPr>
                <w:rStyle w:val="Hyperlink"/>
                <w:noProof/>
                <w:lang w:val="en-GB"/>
              </w:rPr>
              <w:t>Key Concepts</w:t>
            </w:r>
            <w:r w:rsidR="00706050">
              <w:rPr>
                <w:noProof/>
                <w:webHidden/>
              </w:rPr>
              <w:tab/>
            </w:r>
            <w:r w:rsidR="00706050">
              <w:rPr>
                <w:noProof/>
                <w:webHidden/>
              </w:rPr>
              <w:fldChar w:fldCharType="begin"/>
            </w:r>
            <w:r w:rsidR="00706050">
              <w:rPr>
                <w:noProof/>
                <w:webHidden/>
              </w:rPr>
              <w:instrText xml:space="preserve"> PAGEREF _Toc16743281 \h </w:instrText>
            </w:r>
            <w:r w:rsidR="00706050">
              <w:rPr>
                <w:noProof/>
                <w:webHidden/>
              </w:rPr>
            </w:r>
            <w:r w:rsidR="00706050">
              <w:rPr>
                <w:noProof/>
                <w:webHidden/>
              </w:rPr>
              <w:fldChar w:fldCharType="separate"/>
            </w:r>
            <w:r w:rsidR="00706050">
              <w:rPr>
                <w:noProof/>
                <w:webHidden/>
              </w:rPr>
              <w:t>5</w:t>
            </w:r>
            <w:r w:rsidR="00706050">
              <w:rPr>
                <w:noProof/>
                <w:webHidden/>
              </w:rPr>
              <w:fldChar w:fldCharType="end"/>
            </w:r>
          </w:hyperlink>
        </w:p>
        <w:p w14:paraId="3B84D89D" w14:textId="75D71BEF" w:rsidR="00706050" w:rsidRDefault="000E7CE5">
          <w:pPr>
            <w:pStyle w:val="TOC1"/>
            <w:tabs>
              <w:tab w:val="right" w:leader="dot" w:pos="9980"/>
            </w:tabs>
            <w:rPr>
              <w:rFonts w:asciiTheme="minorHAnsi" w:eastAsiaTheme="minorEastAsia" w:hAnsiTheme="minorHAnsi" w:cstheme="minorBidi"/>
              <w:noProof/>
            </w:rPr>
          </w:pPr>
          <w:hyperlink w:anchor="_Toc16743282" w:history="1">
            <w:r w:rsidR="00706050" w:rsidRPr="00C7594C">
              <w:rPr>
                <w:rStyle w:val="Hyperlink"/>
                <w:noProof/>
              </w:rPr>
              <w:t>Solutions Overview Diagram</w:t>
            </w:r>
            <w:r w:rsidR="00706050">
              <w:rPr>
                <w:noProof/>
                <w:webHidden/>
              </w:rPr>
              <w:tab/>
            </w:r>
            <w:r w:rsidR="00706050">
              <w:rPr>
                <w:noProof/>
                <w:webHidden/>
              </w:rPr>
              <w:fldChar w:fldCharType="begin"/>
            </w:r>
            <w:r w:rsidR="00706050">
              <w:rPr>
                <w:noProof/>
                <w:webHidden/>
              </w:rPr>
              <w:instrText xml:space="preserve"> PAGEREF _Toc16743282 \h </w:instrText>
            </w:r>
            <w:r w:rsidR="00706050">
              <w:rPr>
                <w:noProof/>
                <w:webHidden/>
              </w:rPr>
            </w:r>
            <w:r w:rsidR="00706050">
              <w:rPr>
                <w:noProof/>
                <w:webHidden/>
              </w:rPr>
              <w:fldChar w:fldCharType="separate"/>
            </w:r>
            <w:r w:rsidR="00706050">
              <w:rPr>
                <w:noProof/>
                <w:webHidden/>
              </w:rPr>
              <w:t>6</w:t>
            </w:r>
            <w:r w:rsidR="00706050">
              <w:rPr>
                <w:noProof/>
                <w:webHidden/>
              </w:rPr>
              <w:fldChar w:fldCharType="end"/>
            </w:r>
          </w:hyperlink>
        </w:p>
        <w:p w14:paraId="7276C6E3" w14:textId="25AD8BD7" w:rsidR="00706050" w:rsidRDefault="000E7CE5">
          <w:pPr>
            <w:pStyle w:val="TOC2"/>
            <w:tabs>
              <w:tab w:val="right" w:leader="dot" w:pos="9980"/>
            </w:tabs>
            <w:rPr>
              <w:rFonts w:asciiTheme="minorHAnsi" w:eastAsiaTheme="minorEastAsia" w:hAnsiTheme="minorHAnsi" w:cstheme="minorBidi"/>
              <w:noProof/>
            </w:rPr>
          </w:pPr>
          <w:hyperlink w:anchor="_Toc16743283" w:history="1">
            <w:r w:rsidR="00706050" w:rsidRPr="00C7594C">
              <w:rPr>
                <w:rStyle w:val="Hyperlink"/>
                <w:noProof/>
                <w:lang w:val="en-GB"/>
              </w:rPr>
              <w:t>Replication process</w:t>
            </w:r>
            <w:r w:rsidR="00706050">
              <w:rPr>
                <w:noProof/>
                <w:webHidden/>
              </w:rPr>
              <w:tab/>
            </w:r>
            <w:r w:rsidR="00706050">
              <w:rPr>
                <w:noProof/>
                <w:webHidden/>
              </w:rPr>
              <w:fldChar w:fldCharType="begin"/>
            </w:r>
            <w:r w:rsidR="00706050">
              <w:rPr>
                <w:noProof/>
                <w:webHidden/>
              </w:rPr>
              <w:instrText xml:space="preserve"> PAGEREF _Toc16743283 \h </w:instrText>
            </w:r>
            <w:r w:rsidR="00706050">
              <w:rPr>
                <w:noProof/>
                <w:webHidden/>
              </w:rPr>
            </w:r>
            <w:r w:rsidR="00706050">
              <w:rPr>
                <w:noProof/>
                <w:webHidden/>
              </w:rPr>
              <w:fldChar w:fldCharType="separate"/>
            </w:r>
            <w:r w:rsidR="00706050">
              <w:rPr>
                <w:noProof/>
                <w:webHidden/>
              </w:rPr>
              <w:t>6</w:t>
            </w:r>
            <w:r w:rsidR="00706050">
              <w:rPr>
                <w:noProof/>
                <w:webHidden/>
              </w:rPr>
              <w:fldChar w:fldCharType="end"/>
            </w:r>
          </w:hyperlink>
        </w:p>
        <w:p w14:paraId="51B8FA16" w14:textId="4937D8E6" w:rsidR="00706050" w:rsidRDefault="000E7CE5">
          <w:pPr>
            <w:pStyle w:val="TOC2"/>
            <w:tabs>
              <w:tab w:val="right" w:leader="dot" w:pos="9980"/>
            </w:tabs>
            <w:rPr>
              <w:rFonts w:asciiTheme="minorHAnsi" w:eastAsiaTheme="minorEastAsia" w:hAnsiTheme="minorHAnsi" w:cstheme="minorBidi"/>
              <w:noProof/>
            </w:rPr>
          </w:pPr>
          <w:hyperlink w:anchor="_Toc16743284" w:history="1">
            <w:r w:rsidR="00706050" w:rsidRPr="00C7594C">
              <w:rPr>
                <w:rStyle w:val="Hyperlink"/>
                <w:noProof/>
              </w:rPr>
              <w:t>Failover process</w:t>
            </w:r>
            <w:r w:rsidR="00706050">
              <w:rPr>
                <w:noProof/>
                <w:webHidden/>
              </w:rPr>
              <w:tab/>
            </w:r>
            <w:r w:rsidR="00706050">
              <w:rPr>
                <w:noProof/>
                <w:webHidden/>
              </w:rPr>
              <w:fldChar w:fldCharType="begin"/>
            </w:r>
            <w:r w:rsidR="00706050">
              <w:rPr>
                <w:noProof/>
                <w:webHidden/>
              </w:rPr>
              <w:instrText xml:space="preserve"> PAGEREF _Toc16743284 \h </w:instrText>
            </w:r>
            <w:r w:rsidR="00706050">
              <w:rPr>
                <w:noProof/>
                <w:webHidden/>
              </w:rPr>
            </w:r>
            <w:r w:rsidR="00706050">
              <w:rPr>
                <w:noProof/>
                <w:webHidden/>
              </w:rPr>
              <w:fldChar w:fldCharType="separate"/>
            </w:r>
            <w:r w:rsidR="00706050">
              <w:rPr>
                <w:noProof/>
                <w:webHidden/>
              </w:rPr>
              <w:t>6</w:t>
            </w:r>
            <w:r w:rsidR="00706050">
              <w:rPr>
                <w:noProof/>
                <w:webHidden/>
              </w:rPr>
              <w:fldChar w:fldCharType="end"/>
            </w:r>
          </w:hyperlink>
        </w:p>
        <w:p w14:paraId="405EEF24" w14:textId="22A90B5B" w:rsidR="00706050" w:rsidRDefault="000E7CE5">
          <w:pPr>
            <w:pStyle w:val="TOC1"/>
            <w:tabs>
              <w:tab w:val="right" w:leader="dot" w:pos="9980"/>
            </w:tabs>
            <w:rPr>
              <w:rFonts w:asciiTheme="minorHAnsi" w:eastAsiaTheme="minorEastAsia" w:hAnsiTheme="minorHAnsi" w:cstheme="minorBidi"/>
              <w:noProof/>
            </w:rPr>
          </w:pPr>
          <w:hyperlink w:anchor="_Toc16743285" w:history="1">
            <w:r w:rsidR="00706050" w:rsidRPr="00C7594C">
              <w:rPr>
                <w:rStyle w:val="Hyperlink"/>
                <w:noProof/>
              </w:rPr>
              <w:t>Roles and Responsibilities</w:t>
            </w:r>
            <w:r w:rsidR="00706050">
              <w:rPr>
                <w:noProof/>
                <w:webHidden/>
              </w:rPr>
              <w:tab/>
            </w:r>
            <w:r w:rsidR="00706050">
              <w:rPr>
                <w:noProof/>
                <w:webHidden/>
              </w:rPr>
              <w:fldChar w:fldCharType="begin"/>
            </w:r>
            <w:r w:rsidR="00706050">
              <w:rPr>
                <w:noProof/>
                <w:webHidden/>
              </w:rPr>
              <w:instrText xml:space="preserve"> PAGEREF _Toc16743285 \h </w:instrText>
            </w:r>
            <w:r w:rsidR="00706050">
              <w:rPr>
                <w:noProof/>
                <w:webHidden/>
              </w:rPr>
            </w:r>
            <w:r w:rsidR="00706050">
              <w:rPr>
                <w:noProof/>
                <w:webHidden/>
              </w:rPr>
              <w:fldChar w:fldCharType="separate"/>
            </w:r>
            <w:r w:rsidR="00706050">
              <w:rPr>
                <w:noProof/>
                <w:webHidden/>
              </w:rPr>
              <w:t>8</w:t>
            </w:r>
            <w:r w:rsidR="00706050">
              <w:rPr>
                <w:noProof/>
                <w:webHidden/>
              </w:rPr>
              <w:fldChar w:fldCharType="end"/>
            </w:r>
          </w:hyperlink>
        </w:p>
        <w:p w14:paraId="1509070E" w14:textId="117EF643" w:rsidR="00706050" w:rsidRDefault="000E7CE5">
          <w:pPr>
            <w:pStyle w:val="TOC1"/>
            <w:tabs>
              <w:tab w:val="right" w:leader="dot" w:pos="9980"/>
            </w:tabs>
            <w:rPr>
              <w:rFonts w:asciiTheme="minorHAnsi" w:eastAsiaTheme="minorEastAsia" w:hAnsiTheme="minorHAnsi" w:cstheme="minorBidi"/>
              <w:noProof/>
            </w:rPr>
          </w:pPr>
          <w:hyperlink w:anchor="_Toc16743286" w:history="1">
            <w:r w:rsidR="00706050" w:rsidRPr="00C7594C">
              <w:rPr>
                <w:rStyle w:val="Hyperlink"/>
                <w:noProof/>
                <w:lang w:val="en-GB"/>
              </w:rPr>
              <w:t>Declaring a Disaster</w:t>
            </w:r>
            <w:r w:rsidR="00706050">
              <w:rPr>
                <w:noProof/>
                <w:webHidden/>
              </w:rPr>
              <w:tab/>
            </w:r>
            <w:r w:rsidR="00706050">
              <w:rPr>
                <w:noProof/>
                <w:webHidden/>
              </w:rPr>
              <w:fldChar w:fldCharType="begin"/>
            </w:r>
            <w:r w:rsidR="00706050">
              <w:rPr>
                <w:noProof/>
                <w:webHidden/>
              </w:rPr>
              <w:instrText xml:space="preserve"> PAGEREF _Toc16743286 \h </w:instrText>
            </w:r>
            <w:r w:rsidR="00706050">
              <w:rPr>
                <w:noProof/>
                <w:webHidden/>
              </w:rPr>
            </w:r>
            <w:r w:rsidR="00706050">
              <w:rPr>
                <w:noProof/>
                <w:webHidden/>
              </w:rPr>
              <w:fldChar w:fldCharType="separate"/>
            </w:r>
            <w:r w:rsidR="00706050">
              <w:rPr>
                <w:noProof/>
                <w:webHidden/>
              </w:rPr>
              <w:t>9</w:t>
            </w:r>
            <w:r w:rsidR="00706050">
              <w:rPr>
                <w:noProof/>
                <w:webHidden/>
              </w:rPr>
              <w:fldChar w:fldCharType="end"/>
            </w:r>
          </w:hyperlink>
        </w:p>
        <w:p w14:paraId="166068CC" w14:textId="4C8A244B" w:rsidR="00706050" w:rsidRDefault="000E7CE5">
          <w:pPr>
            <w:pStyle w:val="TOC2"/>
            <w:tabs>
              <w:tab w:val="right" w:leader="dot" w:pos="9980"/>
            </w:tabs>
            <w:rPr>
              <w:rFonts w:asciiTheme="minorHAnsi" w:eastAsiaTheme="minorEastAsia" w:hAnsiTheme="minorHAnsi" w:cstheme="minorBidi"/>
              <w:noProof/>
            </w:rPr>
          </w:pPr>
          <w:hyperlink w:anchor="_Toc16743287" w:history="1">
            <w:r w:rsidR="00706050" w:rsidRPr="00C7594C">
              <w:rPr>
                <w:rStyle w:val="Hyperlink"/>
                <w:rFonts w:eastAsia="Times New Roman"/>
                <w:noProof/>
                <w:lang w:val="en-ZA" w:eastAsia="en-ZA"/>
              </w:rPr>
              <w:t>DR Process</w:t>
            </w:r>
            <w:r w:rsidR="00706050">
              <w:rPr>
                <w:noProof/>
                <w:webHidden/>
              </w:rPr>
              <w:tab/>
            </w:r>
            <w:r w:rsidR="00706050">
              <w:rPr>
                <w:noProof/>
                <w:webHidden/>
              </w:rPr>
              <w:fldChar w:fldCharType="begin"/>
            </w:r>
            <w:r w:rsidR="00706050">
              <w:rPr>
                <w:noProof/>
                <w:webHidden/>
              </w:rPr>
              <w:instrText xml:space="preserve"> PAGEREF _Toc16743287 \h </w:instrText>
            </w:r>
            <w:r w:rsidR="00706050">
              <w:rPr>
                <w:noProof/>
                <w:webHidden/>
              </w:rPr>
            </w:r>
            <w:r w:rsidR="00706050">
              <w:rPr>
                <w:noProof/>
                <w:webHidden/>
              </w:rPr>
              <w:fldChar w:fldCharType="separate"/>
            </w:r>
            <w:r w:rsidR="00706050">
              <w:rPr>
                <w:noProof/>
                <w:webHidden/>
              </w:rPr>
              <w:t>9</w:t>
            </w:r>
            <w:r w:rsidR="00706050">
              <w:rPr>
                <w:noProof/>
                <w:webHidden/>
              </w:rPr>
              <w:fldChar w:fldCharType="end"/>
            </w:r>
          </w:hyperlink>
        </w:p>
        <w:p w14:paraId="0BA1233E" w14:textId="30FFAF35" w:rsidR="00706050" w:rsidRDefault="000E7CE5">
          <w:pPr>
            <w:pStyle w:val="TOC2"/>
            <w:tabs>
              <w:tab w:val="right" w:leader="dot" w:pos="9980"/>
            </w:tabs>
            <w:rPr>
              <w:rFonts w:asciiTheme="minorHAnsi" w:eastAsiaTheme="minorEastAsia" w:hAnsiTheme="minorHAnsi" w:cstheme="minorBidi"/>
              <w:noProof/>
            </w:rPr>
          </w:pPr>
          <w:hyperlink w:anchor="_Toc16743288" w:history="1">
            <w:r w:rsidR="00706050" w:rsidRPr="00C7594C">
              <w:rPr>
                <w:rStyle w:val="Hyperlink"/>
                <w:rFonts w:eastAsia="Times New Roman"/>
                <w:noProof/>
                <w:lang w:val="en-ZA" w:eastAsia="en-ZA"/>
              </w:rPr>
              <w:t>Invocation Process (in the case of a Live DR)</w:t>
            </w:r>
            <w:r w:rsidR="00706050">
              <w:rPr>
                <w:noProof/>
                <w:webHidden/>
              </w:rPr>
              <w:tab/>
            </w:r>
            <w:r w:rsidR="00706050">
              <w:rPr>
                <w:noProof/>
                <w:webHidden/>
              </w:rPr>
              <w:fldChar w:fldCharType="begin"/>
            </w:r>
            <w:r w:rsidR="00706050">
              <w:rPr>
                <w:noProof/>
                <w:webHidden/>
              </w:rPr>
              <w:instrText xml:space="preserve"> PAGEREF _Toc16743288 \h </w:instrText>
            </w:r>
            <w:r w:rsidR="00706050">
              <w:rPr>
                <w:noProof/>
                <w:webHidden/>
              </w:rPr>
            </w:r>
            <w:r w:rsidR="00706050">
              <w:rPr>
                <w:noProof/>
                <w:webHidden/>
              </w:rPr>
              <w:fldChar w:fldCharType="separate"/>
            </w:r>
            <w:r w:rsidR="00706050">
              <w:rPr>
                <w:noProof/>
                <w:webHidden/>
              </w:rPr>
              <w:t>9</w:t>
            </w:r>
            <w:r w:rsidR="00706050">
              <w:rPr>
                <w:noProof/>
                <w:webHidden/>
              </w:rPr>
              <w:fldChar w:fldCharType="end"/>
            </w:r>
          </w:hyperlink>
        </w:p>
        <w:p w14:paraId="3FD1BFCA" w14:textId="0FF2210B" w:rsidR="00706050" w:rsidRDefault="000E7CE5">
          <w:pPr>
            <w:pStyle w:val="TOC2"/>
            <w:tabs>
              <w:tab w:val="right" w:leader="dot" w:pos="9980"/>
            </w:tabs>
            <w:rPr>
              <w:rFonts w:asciiTheme="minorHAnsi" w:eastAsiaTheme="minorEastAsia" w:hAnsiTheme="minorHAnsi" w:cstheme="minorBidi"/>
              <w:noProof/>
            </w:rPr>
          </w:pPr>
          <w:hyperlink w:anchor="_Toc16743289" w:history="1">
            <w:r w:rsidR="00706050" w:rsidRPr="00C7594C">
              <w:rPr>
                <w:rStyle w:val="Hyperlink"/>
                <w:noProof/>
              </w:rPr>
              <w:t>Critical Incident Management Process</w:t>
            </w:r>
            <w:r w:rsidR="00706050">
              <w:rPr>
                <w:noProof/>
                <w:webHidden/>
              </w:rPr>
              <w:tab/>
            </w:r>
            <w:r w:rsidR="00706050">
              <w:rPr>
                <w:noProof/>
                <w:webHidden/>
              </w:rPr>
              <w:fldChar w:fldCharType="begin"/>
            </w:r>
            <w:r w:rsidR="00706050">
              <w:rPr>
                <w:noProof/>
                <w:webHidden/>
              </w:rPr>
              <w:instrText xml:space="preserve"> PAGEREF _Toc16743289 \h </w:instrText>
            </w:r>
            <w:r w:rsidR="00706050">
              <w:rPr>
                <w:noProof/>
                <w:webHidden/>
              </w:rPr>
            </w:r>
            <w:r w:rsidR="00706050">
              <w:rPr>
                <w:noProof/>
                <w:webHidden/>
              </w:rPr>
              <w:fldChar w:fldCharType="separate"/>
            </w:r>
            <w:r w:rsidR="00706050">
              <w:rPr>
                <w:noProof/>
                <w:webHidden/>
              </w:rPr>
              <w:t>9</w:t>
            </w:r>
            <w:r w:rsidR="00706050">
              <w:rPr>
                <w:noProof/>
                <w:webHidden/>
              </w:rPr>
              <w:fldChar w:fldCharType="end"/>
            </w:r>
          </w:hyperlink>
        </w:p>
        <w:p w14:paraId="6CB7800C" w14:textId="175EAF38" w:rsidR="00706050" w:rsidRDefault="000E7CE5">
          <w:pPr>
            <w:pStyle w:val="TOC2"/>
            <w:tabs>
              <w:tab w:val="right" w:leader="dot" w:pos="9980"/>
            </w:tabs>
            <w:rPr>
              <w:rFonts w:asciiTheme="minorHAnsi" w:eastAsiaTheme="minorEastAsia" w:hAnsiTheme="minorHAnsi" w:cstheme="minorBidi"/>
              <w:noProof/>
            </w:rPr>
          </w:pPr>
          <w:hyperlink w:anchor="_Toc16743290" w:history="1">
            <w:r w:rsidR="00706050" w:rsidRPr="00C7594C">
              <w:rPr>
                <w:rStyle w:val="Hyperlink"/>
                <w:noProof/>
                <w:lang w:val="en-ZA" w:eastAsia="en-ZA"/>
              </w:rPr>
              <w:t>Failover Process</w:t>
            </w:r>
            <w:r w:rsidR="00706050">
              <w:rPr>
                <w:noProof/>
                <w:webHidden/>
              </w:rPr>
              <w:tab/>
            </w:r>
            <w:r w:rsidR="00706050">
              <w:rPr>
                <w:noProof/>
                <w:webHidden/>
              </w:rPr>
              <w:fldChar w:fldCharType="begin"/>
            </w:r>
            <w:r w:rsidR="00706050">
              <w:rPr>
                <w:noProof/>
                <w:webHidden/>
              </w:rPr>
              <w:instrText xml:space="preserve"> PAGEREF _Toc16743290 \h </w:instrText>
            </w:r>
            <w:r w:rsidR="00706050">
              <w:rPr>
                <w:noProof/>
                <w:webHidden/>
              </w:rPr>
            </w:r>
            <w:r w:rsidR="00706050">
              <w:rPr>
                <w:noProof/>
                <w:webHidden/>
              </w:rPr>
              <w:fldChar w:fldCharType="separate"/>
            </w:r>
            <w:r w:rsidR="00706050">
              <w:rPr>
                <w:noProof/>
                <w:webHidden/>
              </w:rPr>
              <w:t>10</w:t>
            </w:r>
            <w:r w:rsidR="00706050">
              <w:rPr>
                <w:noProof/>
                <w:webHidden/>
              </w:rPr>
              <w:fldChar w:fldCharType="end"/>
            </w:r>
          </w:hyperlink>
        </w:p>
        <w:p w14:paraId="56B83A21" w14:textId="4D8FA119" w:rsidR="00706050" w:rsidRDefault="000E7CE5">
          <w:pPr>
            <w:pStyle w:val="TOC2"/>
            <w:tabs>
              <w:tab w:val="right" w:leader="dot" w:pos="9980"/>
            </w:tabs>
            <w:rPr>
              <w:rFonts w:asciiTheme="minorHAnsi" w:eastAsiaTheme="minorEastAsia" w:hAnsiTheme="minorHAnsi" w:cstheme="minorBidi"/>
              <w:noProof/>
            </w:rPr>
          </w:pPr>
          <w:hyperlink w:anchor="_Toc16743291" w:history="1">
            <w:r w:rsidR="00706050" w:rsidRPr="00C7594C">
              <w:rPr>
                <w:rStyle w:val="Hyperlink"/>
                <w:noProof/>
              </w:rPr>
              <w:t>Close out of the DR</w:t>
            </w:r>
            <w:r w:rsidR="00706050">
              <w:rPr>
                <w:noProof/>
                <w:webHidden/>
              </w:rPr>
              <w:tab/>
            </w:r>
            <w:r w:rsidR="00706050">
              <w:rPr>
                <w:noProof/>
                <w:webHidden/>
              </w:rPr>
              <w:fldChar w:fldCharType="begin"/>
            </w:r>
            <w:r w:rsidR="00706050">
              <w:rPr>
                <w:noProof/>
                <w:webHidden/>
              </w:rPr>
              <w:instrText xml:space="preserve"> PAGEREF _Toc16743291 \h </w:instrText>
            </w:r>
            <w:r w:rsidR="00706050">
              <w:rPr>
                <w:noProof/>
                <w:webHidden/>
              </w:rPr>
            </w:r>
            <w:r w:rsidR="00706050">
              <w:rPr>
                <w:noProof/>
                <w:webHidden/>
              </w:rPr>
              <w:fldChar w:fldCharType="separate"/>
            </w:r>
            <w:r w:rsidR="00706050">
              <w:rPr>
                <w:noProof/>
                <w:webHidden/>
              </w:rPr>
              <w:t>10</w:t>
            </w:r>
            <w:r w:rsidR="00706050">
              <w:rPr>
                <w:noProof/>
                <w:webHidden/>
              </w:rPr>
              <w:fldChar w:fldCharType="end"/>
            </w:r>
          </w:hyperlink>
        </w:p>
        <w:p w14:paraId="749AE1DF" w14:textId="73094A8F" w:rsidR="00706050" w:rsidRDefault="000E7CE5">
          <w:pPr>
            <w:pStyle w:val="TOC2"/>
            <w:tabs>
              <w:tab w:val="right" w:leader="dot" w:pos="9980"/>
            </w:tabs>
            <w:rPr>
              <w:rFonts w:asciiTheme="minorHAnsi" w:eastAsiaTheme="minorEastAsia" w:hAnsiTheme="minorHAnsi" w:cstheme="minorBidi"/>
              <w:noProof/>
            </w:rPr>
          </w:pPr>
          <w:hyperlink w:anchor="_Toc16743292" w:history="1">
            <w:r w:rsidR="00706050" w:rsidRPr="00C7594C">
              <w:rPr>
                <w:rStyle w:val="Hyperlink"/>
                <w:noProof/>
              </w:rPr>
              <w:t>Post Incident Report after the DR</w:t>
            </w:r>
            <w:r w:rsidR="00706050">
              <w:rPr>
                <w:noProof/>
                <w:webHidden/>
              </w:rPr>
              <w:tab/>
            </w:r>
            <w:r w:rsidR="00706050">
              <w:rPr>
                <w:noProof/>
                <w:webHidden/>
              </w:rPr>
              <w:fldChar w:fldCharType="begin"/>
            </w:r>
            <w:r w:rsidR="00706050">
              <w:rPr>
                <w:noProof/>
                <w:webHidden/>
              </w:rPr>
              <w:instrText xml:space="preserve"> PAGEREF _Toc16743292 \h </w:instrText>
            </w:r>
            <w:r w:rsidR="00706050">
              <w:rPr>
                <w:noProof/>
                <w:webHidden/>
              </w:rPr>
            </w:r>
            <w:r w:rsidR="00706050">
              <w:rPr>
                <w:noProof/>
                <w:webHidden/>
              </w:rPr>
              <w:fldChar w:fldCharType="separate"/>
            </w:r>
            <w:r w:rsidR="00706050">
              <w:rPr>
                <w:noProof/>
                <w:webHidden/>
              </w:rPr>
              <w:t>10</w:t>
            </w:r>
            <w:r w:rsidR="00706050">
              <w:rPr>
                <w:noProof/>
                <w:webHidden/>
              </w:rPr>
              <w:fldChar w:fldCharType="end"/>
            </w:r>
          </w:hyperlink>
        </w:p>
        <w:p w14:paraId="74D818B3" w14:textId="78D7462A" w:rsidR="00706050" w:rsidRDefault="000E7CE5">
          <w:pPr>
            <w:pStyle w:val="TOC1"/>
            <w:tabs>
              <w:tab w:val="right" w:leader="dot" w:pos="9980"/>
            </w:tabs>
            <w:rPr>
              <w:rFonts w:asciiTheme="minorHAnsi" w:eastAsiaTheme="minorEastAsia" w:hAnsiTheme="minorHAnsi" w:cstheme="minorBidi"/>
              <w:noProof/>
            </w:rPr>
          </w:pPr>
          <w:hyperlink w:anchor="_Toc16743293" w:history="1">
            <w:r w:rsidR="00706050" w:rsidRPr="00C7594C">
              <w:rPr>
                <w:rStyle w:val="Hyperlink"/>
                <w:noProof/>
              </w:rPr>
              <w:t>Site Information</w:t>
            </w:r>
            <w:r w:rsidR="00706050">
              <w:rPr>
                <w:noProof/>
                <w:webHidden/>
              </w:rPr>
              <w:tab/>
            </w:r>
            <w:r w:rsidR="00706050">
              <w:rPr>
                <w:noProof/>
                <w:webHidden/>
              </w:rPr>
              <w:fldChar w:fldCharType="begin"/>
            </w:r>
            <w:r w:rsidR="00706050">
              <w:rPr>
                <w:noProof/>
                <w:webHidden/>
              </w:rPr>
              <w:instrText xml:space="preserve"> PAGEREF _Toc16743293 \h </w:instrText>
            </w:r>
            <w:r w:rsidR="00706050">
              <w:rPr>
                <w:noProof/>
                <w:webHidden/>
              </w:rPr>
            </w:r>
            <w:r w:rsidR="00706050">
              <w:rPr>
                <w:noProof/>
                <w:webHidden/>
              </w:rPr>
              <w:fldChar w:fldCharType="separate"/>
            </w:r>
            <w:r w:rsidR="00706050">
              <w:rPr>
                <w:noProof/>
                <w:webHidden/>
              </w:rPr>
              <w:t>11</w:t>
            </w:r>
            <w:r w:rsidR="00706050">
              <w:rPr>
                <w:noProof/>
                <w:webHidden/>
              </w:rPr>
              <w:fldChar w:fldCharType="end"/>
            </w:r>
          </w:hyperlink>
        </w:p>
        <w:p w14:paraId="2138926D" w14:textId="6B9C8A18" w:rsidR="00706050" w:rsidRDefault="000E7CE5">
          <w:pPr>
            <w:pStyle w:val="TOC2"/>
            <w:tabs>
              <w:tab w:val="right" w:leader="dot" w:pos="9980"/>
            </w:tabs>
            <w:rPr>
              <w:rFonts w:asciiTheme="minorHAnsi" w:eastAsiaTheme="minorEastAsia" w:hAnsiTheme="minorHAnsi" w:cstheme="minorBidi"/>
              <w:noProof/>
            </w:rPr>
          </w:pPr>
          <w:hyperlink w:anchor="_Toc16743294" w:history="1">
            <w:r w:rsidR="00706050" w:rsidRPr="00C7594C">
              <w:rPr>
                <w:rStyle w:val="Hyperlink"/>
                <w:noProof/>
              </w:rPr>
              <w:t>Azure Information</w:t>
            </w:r>
            <w:r w:rsidR="00706050">
              <w:rPr>
                <w:noProof/>
                <w:webHidden/>
              </w:rPr>
              <w:tab/>
            </w:r>
            <w:r w:rsidR="00706050">
              <w:rPr>
                <w:noProof/>
                <w:webHidden/>
              </w:rPr>
              <w:fldChar w:fldCharType="begin"/>
            </w:r>
            <w:r w:rsidR="00706050">
              <w:rPr>
                <w:noProof/>
                <w:webHidden/>
              </w:rPr>
              <w:instrText xml:space="preserve"> PAGEREF _Toc16743294 \h </w:instrText>
            </w:r>
            <w:r w:rsidR="00706050">
              <w:rPr>
                <w:noProof/>
                <w:webHidden/>
              </w:rPr>
            </w:r>
            <w:r w:rsidR="00706050">
              <w:rPr>
                <w:noProof/>
                <w:webHidden/>
              </w:rPr>
              <w:fldChar w:fldCharType="separate"/>
            </w:r>
            <w:r w:rsidR="00706050">
              <w:rPr>
                <w:noProof/>
                <w:webHidden/>
              </w:rPr>
              <w:t>11</w:t>
            </w:r>
            <w:r w:rsidR="00706050">
              <w:rPr>
                <w:noProof/>
                <w:webHidden/>
              </w:rPr>
              <w:fldChar w:fldCharType="end"/>
            </w:r>
          </w:hyperlink>
        </w:p>
        <w:p w14:paraId="12561BC5" w14:textId="617F0DAF" w:rsidR="00706050" w:rsidRDefault="000E7CE5">
          <w:pPr>
            <w:pStyle w:val="TOC2"/>
            <w:tabs>
              <w:tab w:val="right" w:leader="dot" w:pos="9980"/>
            </w:tabs>
            <w:rPr>
              <w:rFonts w:asciiTheme="minorHAnsi" w:eastAsiaTheme="minorEastAsia" w:hAnsiTheme="minorHAnsi" w:cstheme="minorBidi"/>
              <w:noProof/>
            </w:rPr>
          </w:pPr>
          <w:hyperlink w:anchor="_Toc16743295" w:history="1">
            <w:r w:rsidR="00706050" w:rsidRPr="00C7594C">
              <w:rPr>
                <w:rStyle w:val="Hyperlink"/>
                <w:noProof/>
              </w:rPr>
              <w:t>Virtual Machine Information</w:t>
            </w:r>
            <w:r w:rsidR="00706050">
              <w:rPr>
                <w:noProof/>
                <w:webHidden/>
              </w:rPr>
              <w:tab/>
            </w:r>
            <w:r w:rsidR="00706050">
              <w:rPr>
                <w:noProof/>
                <w:webHidden/>
              </w:rPr>
              <w:fldChar w:fldCharType="begin"/>
            </w:r>
            <w:r w:rsidR="00706050">
              <w:rPr>
                <w:noProof/>
                <w:webHidden/>
              </w:rPr>
              <w:instrText xml:space="preserve"> PAGEREF _Toc16743295 \h </w:instrText>
            </w:r>
            <w:r w:rsidR="00706050">
              <w:rPr>
                <w:noProof/>
                <w:webHidden/>
              </w:rPr>
            </w:r>
            <w:r w:rsidR="00706050">
              <w:rPr>
                <w:noProof/>
                <w:webHidden/>
              </w:rPr>
              <w:fldChar w:fldCharType="separate"/>
            </w:r>
            <w:r w:rsidR="00706050">
              <w:rPr>
                <w:noProof/>
                <w:webHidden/>
              </w:rPr>
              <w:t>12</w:t>
            </w:r>
            <w:r w:rsidR="00706050">
              <w:rPr>
                <w:noProof/>
                <w:webHidden/>
              </w:rPr>
              <w:fldChar w:fldCharType="end"/>
            </w:r>
          </w:hyperlink>
        </w:p>
        <w:p w14:paraId="0C740293" w14:textId="012A9FA4" w:rsidR="00706050" w:rsidRDefault="000E7CE5">
          <w:pPr>
            <w:pStyle w:val="TOC1"/>
            <w:tabs>
              <w:tab w:val="right" w:leader="dot" w:pos="9980"/>
            </w:tabs>
            <w:rPr>
              <w:rFonts w:asciiTheme="minorHAnsi" w:eastAsiaTheme="minorEastAsia" w:hAnsiTheme="minorHAnsi" w:cstheme="minorBidi"/>
              <w:noProof/>
            </w:rPr>
          </w:pPr>
          <w:hyperlink w:anchor="_Toc16743296" w:history="1">
            <w:r w:rsidR="00706050" w:rsidRPr="00C7594C">
              <w:rPr>
                <w:rStyle w:val="Hyperlink"/>
                <w:noProof/>
                <w:lang w:val="en-GB"/>
              </w:rPr>
              <w:t>Disaster Recovery Plan</w:t>
            </w:r>
            <w:r w:rsidR="00706050">
              <w:rPr>
                <w:noProof/>
                <w:webHidden/>
              </w:rPr>
              <w:tab/>
            </w:r>
            <w:r w:rsidR="00706050">
              <w:rPr>
                <w:noProof/>
                <w:webHidden/>
              </w:rPr>
              <w:fldChar w:fldCharType="begin"/>
            </w:r>
            <w:r w:rsidR="00706050">
              <w:rPr>
                <w:noProof/>
                <w:webHidden/>
              </w:rPr>
              <w:instrText xml:space="preserve"> PAGEREF _Toc16743296 \h </w:instrText>
            </w:r>
            <w:r w:rsidR="00706050">
              <w:rPr>
                <w:noProof/>
                <w:webHidden/>
              </w:rPr>
            </w:r>
            <w:r w:rsidR="00706050">
              <w:rPr>
                <w:noProof/>
                <w:webHidden/>
              </w:rPr>
              <w:fldChar w:fldCharType="separate"/>
            </w:r>
            <w:r w:rsidR="00706050">
              <w:rPr>
                <w:noProof/>
                <w:webHidden/>
              </w:rPr>
              <w:t>12</w:t>
            </w:r>
            <w:r w:rsidR="00706050">
              <w:rPr>
                <w:noProof/>
                <w:webHidden/>
              </w:rPr>
              <w:fldChar w:fldCharType="end"/>
            </w:r>
          </w:hyperlink>
        </w:p>
        <w:p w14:paraId="5993891C" w14:textId="6ECA3D1E" w:rsidR="00706050" w:rsidRDefault="000E7CE5">
          <w:pPr>
            <w:pStyle w:val="TOC2"/>
            <w:tabs>
              <w:tab w:val="right" w:leader="dot" w:pos="9980"/>
            </w:tabs>
            <w:rPr>
              <w:rFonts w:asciiTheme="minorHAnsi" w:eastAsiaTheme="minorEastAsia" w:hAnsiTheme="minorHAnsi" w:cstheme="minorBidi"/>
              <w:noProof/>
            </w:rPr>
          </w:pPr>
          <w:hyperlink w:anchor="_Toc16743297" w:history="1">
            <w:r w:rsidR="00706050" w:rsidRPr="00C7594C">
              <w:rPr>
                <w:rStyle w:val="Hyperlink"/>
                <w:noProof/>
                <w:lang w:val="en-GB"/>
              </w:rPr>
              <w:t>Failover</w:t>
            </w:r>
            <w:r w:rsidR="00706050">
              <w:rPr>
                <w:noProof/>
                <w:webHidden/>
              </w:rPr>
              <w:tab/>
            </w:r>
            <w:r w:rsidR="00706050">
              <w:rPr>
                <w:noProof/>
                <w:webHidden/>
              </w:rPr>
              <w:fldChar w:fldCharType="begin"/>
            </w:r>
            <w:r w:rsidR="00706050">
              <w:rPr>
                <w:noProof/>
                <w:webHidden/>
              </w:rPr>
              <w:instrText xml:space="preserve"> PAGEREF _Toc16743297 \h </w:instrText>
            </w:r>
            <w:r w:rsidR="00706050">
              <w:rPr>
                <w:noProof/>
                <w:webHidden/>
              </w:rPr>
            </w:r>
            <w:r w:rsidR="00706050">
              <w:rPr>
                <w:noProof/>
                <w:webHidden/>
              </w:rPr>
              <w:fldChar w:fldCharType="separate"/>
            </w:r>
            <w:r w:rsidR="00706050">
              <w:rPr>
                <w:noProof/>
                <w:webHidden/>
              </w:rPr>
              <w:t>12</w:t>
            </w:r>
            <w:r w:rsidR="00706050">
              <w:rPr>
                <w:noProof/>
                <w:webHidden/>
              </w:rPr>
              <w:fldChar w:fldCharType="end"/>
            </w:r>
          </w:hyperlink>
        </w:p>
        <w:p w14:paraId="0BFFCA7F" w14:textId="09B50265" w:rsidR="00706050" w:rsidRDefault="000E7CE5">
          <w:pPr>
            <w:pStyle w:val="TOC3"/>
            <w:tabs>
              <w:tab w:val="right" w:leader="dot" w:pos="9980"/>
            </w:tabs>
            <w:rPr>
              <w:rFonts w:asciiTheme="minorHAnsi" w:eastAsiaTheme="minorEastAsia" w:hAnsiTheme="minorHAnsi" w:cstheme="minorBidi"/>
              <w:noProof/>
            </w:rPr>
          </w:pPr>
          <w:hyperlink w:anchor="_Toc16743298" w:history="1">
            <w:r w:rsidR="00706050" w:rsidRPr="00C7594C">
              <w:rPr>
                <w:rStyle w:val="Hyperlink"/>
                <w:noProof/>
                <w:lang w:val="en-GB"/>
              </w:rPr>
              <w:t>Perquisites:</w:t>
            </w:r>
            <w:r w:rsidR="00706050">
              <w:rPr>
                <w:noProof/>
                <w:webHidden/>
              </w:rPr>
              <w:tab/>
            </w:r>
            <w:r w:rsidR="00706050">
              <w:rPr>
                <w:noProof/>
                <w:webHidden/>
              </w:rPr>
              <w:fldChar w:fldCharType="begin"/>
            </w:r>
            <w:r w:rsidR="00706050">
              <w:rPr>
                <w:noProof/>
                <w:webHidden/>
              </w:rPr>
              <w:instrText xml:space="preserve"> PAGEREF _Toc16743298 \h </w:instrText>
            </w:r>
            <w:r w:rsidR="00706050">
              <w:rPr>
                <w:noProof/>
                <w:webHidden/>
              </w:rPr>
            </w:r>
            <w:r w:rsidR="00706050">
              <w:rPr>
                <w:noProof/>
                <w:webHidden/>
              </w:rPr>
              <w:fldChar w:fldCharType="separate"/>
            </w:r>
            <w:r w:rsidR="00706050">
              <w:rPr>
                <w:noProof/>
                <w:webHidden/>
              </w:rPr>
              <w:t>12</w:t>
            </w:r>
            <w:r w:rsidR="00706050">
              <w:rPr>
                <w:noProof/>
                <w:webHidden/>
              </w:rPr>
              <w:fldChar w:fldCharType="end"/>
            </w:r>
          </w:hyperlink>
        </w:p>
        <w:p w14:paraId="6F081D03" w14:textId="6C73E847" w:rsidR="00706050" w:rsidRDefault="000E7CE5">
          <w:pPr>
            <w:pStyle w:val="TOC3"/>
            <w:tabs>
              <w:tab w:val="right" w:leader="dot" w:pos="9980"/>
            </w:tabs>
            <w:rPr>
              <w:rFonts w:asciiTheme="minorHAnsi" w:eastAsiaTheme="minorEastAsia" w:hAnsiTheme="minorHAnsi" w:cstheme="minorBidi"/>
              <w:noProof/>
            </w:rPr>
          </w:pPr>
          <w:hyperlink w:anchor="_Toc16743299" w:history="1">
            <w:r w:rsidR="00706050" w:rsidRPr="00C7594C">
              <w:rPr>
                <w:rStyle w:val="Hyperlink"/>
                <w:noProof/>
              </w:rPr>
              <w:t>Accessing the Recovery Services Vault</w:t>
            </w:r>
            <w:r w:rsidR="00706050">
              <w:rPr>
                <w:noProof/>
                <w:webHidden/>
              </w:rPr>
              <w:tab/>
            </w:r>
            <w:r w:rsidR="00706050">
              <w:rPr>
                <w:noProof/>
                <w:webHidden/>
              </w:rPr>
              <w:fldChar w:fldCharType="begin"/>
            </w:r>
            <w:r w:rsidR="00706050">
              <w:rPr>
                <w:noProof/>
                <w:webHidden/>
              </w:rPr>
              <w:instrText xml:space="preserve"> PAGEREF _Toc16743299 \h </w:instrText>
            </w:r>
            <w:r w:rsidR="00706050">
              <w:rPr>
                <w:noProof/>
                <w:webHidden/>
              </w:rPr>
            </w:r>
            <w:r w:rsidR="00706050">
              <w:rPr>
                <w:noProof/>
                <w:webHidden/>
              </w:rPr>
              <w:fldChar w:fldCharType="separate"/>
            </w:r>
            <w:r w:rsidR="00706050">
              <w:rPr>
                <w:noProof/>
                <w:webHidden/>
              </w:rPr>
              <w:t>13</w:t>
            </w:r>
            <w:r w:rsidR="00706050">
              <w:rPr>
                <w:noProof/>
                <w:webHidden/>
              </w:rPr>
              <w:fldChar w:fldCharType="end"/>
            </w:r>
          </w:hyperlink>
        </w:p>
        <w:p w14:paraId="254DE2BE" w14:textId="654B6A40" w:rsidR="00706050" w:rsidRDefault="000E7CE5">
          <w:pPr>
            <w:pStyle w:val="TOC2"/>
            <w:tabs>
              <w:tab w:val="right" w:leader="dot" w:pos="9980"/>
            </w:tabs>
            <w:rPr>
              <w:rFonts w:asciiTheme="minorHAnsi" w:eastAsiaTheme="minorEastAsia" w:hAnsiTheme="minorHAnsi" w:cstheme="minorBidi"/>
              <w:noProof/>
            </w:rPr>
          </w:pPr>
          <w:hyperlink w:anchor="_Toc16743300" w:history="1">
            <w:r w:rsidR="00706050" w:rsidRPr="00C7594C">
              <w:rPr>
                <w:rStyle w:val="Hyperlink"/>
                <w:noProof/>
                <w:lang w:val="en-GB"/>
              </w:rPr>
              <w:t>Business Testing Handoff</w:t>
            </w:r>
            <w:r w:rsidR="00706050">
              <w:rPr>
                <w:noProof/>
                <w:webHidden/>
              </w:rPr>
              <w:tab/>
            </w:r>
            <w:r w:rsidR="00706050">
              <w:rPr>
                <w:noProof/>
                <w:webHidden/>
              </w:rPr>
              <w:fldChar w:fldCharType="begin"/>
            </w:r>
            <w:r w:rsidR="00706050">
              <w:rPr>
                <w:noProof/>
                <w:webHidden/>
              </w:rPr>
              <w:instrText xml:space="preserve"> PAGEREF _Toc16743300 \h </w:instrText>
            </w:r>
            <w:r w:rsidR="00706050">
              <w:rPr>
                <w:noProof/>
                <w:webHidden/>
              </w:rPr>
            </w:r>
            <w:r w:rsidR="00706050">
              <w:rPr>
                <w:noProof/>
                <w:webHidden/>
              </w:rPr>
              <w:fldChar w:fldCharType="separate"/>
            </w:r>
            <w:r w:rsidR="00706050">
              <w:rPr>
                <w:noProof/>
                <w:webHidden/>
              </w:rPr>
              <w:t>18</w:t>
            </w:r>
            <w:r w:rsidR="00706050">
              <w:rPr>
                <w:noProof/>
                <w:webHidden/>
              </w:rPr>
              <w:fldChar w:fldCharType="end"/>
            </w:r>
          </w:hyperlink>
        </w:p>
        <w:p w14:paraId="3800672B" w14:textId="28DBC4AA" w:rsidR="00706050" w:rsidRDefault="000E7CE5">
          <w:pPr>
            <w:pStyle w:val="TOC1"/>
            <w:tabs>
              <w:tab w:val="right" w:leader="dot" w:pos="9980"/>
            </w:tabs>
            <w:rPr>
              <w:rFonts w:asciiTheme="minorHAnsi" w:eastAsiaTheme="minorEastAsia" w:hAnsiTheme="minorHAnsi" w:cstheme="minorBidi"/>
              <w:noProof/>
            </w:rPr>
          </w:pPr>
          <w:hyperlink w:anchor="_Toc16743301" w:history="1">
            <w:r w:rsidR="00706050" w:rsidRPr="00C7594C">
              <w:rPr>
                <w:rStyle w:val="Hyperlink"/>
                <w:noProof/>
              </w:rPr>
              <w:t>Disaster Recovery Test Plans</w:t>
            </w:r>
            <w:r w:rsidR="00706050">
              <w:rPr>
                <w:noProof/>
                <w:webHidden/>
              </w:rPr>
              <w:tab/>
            </w:r>
            <w:r w:rsidR="00706050">
              <w:rPr>
                <w:noProof/>
                <w:webHidden/>
              </w:rPr>
              <w:fldChar w:fldCharType="begin"/>
            </w:r>
            <w:r w:rsidR="00706050">
              <w:rPr>
                <w:noProof/>
                <w:webHidden/>
              </w:rPr>
              <w:instrText xml:space="preserve"> PAGEREF _Toc16743301 \h </w:instrText>
            </w:r>
            <w:r w:rsidR="00706050">
              <w:rPr>
                <w:noProof/>
                <w:webHidden/>
              </w:rPr>
            </w:r>
            <w:r w:rsidR="00706050">
              <w:rPr>
                <w:noProof/>
                <w:webHidden/>
              </w:rPr>
              <w:fldChar w:fldCharType="separate"/>
            </w:r>
            <w:r w:rsidR="00706050">
              <w:rPr>
                <w:noProof/>
                <w:webHidden/>
              </w:rPr>
              <w:t>18</w:t>
            </w:r>
            <w:r w:rsidR="00706050">
              <w:rPr>
                <w:noProof/>
                <w:webHidden/>
              </w:rPr>
              <w:fldChar w:fldCharType="end"/>
            </w:r>
          </w:hyperlink>
        </w:p>
        <w:p w14:paraId="0282B5CA" w14:textId="61A837A0" w:rsidR="00706050" w:rsidRDefault="000E7CE5">
          <w:pPr>
            <w:pStyle w:val="TOC2"/>
            <w:tabs>
              <w:tab w:val="right" w:leader="dot" w:pos="9980"/>
            </w:tabs>
            <w:rPr>
              <w:rFonts w:asciiTheme="minorHAnsi" w:eastAsiaTheme="minorEastAsia" w:hAnsiTheme="minorHAnsi" w:cstheme="minorBidi"/>
              <w:noProof/>
            </w:rPr>
          </w:pPr>
          <w:hyperlink w:anchor="_Toc16743302" w:history="1">
            <w:r w:rsidR="00706050" w:rsidRPr="00C7594C">
              <w:rPr>
                <w:rStyle w:val="Hyperlink"/>
                <w:noProof/>
              </w:rPr>
              <w:t>Testing Types</w:t>
            </w:r>
            <w:r w:rsidR="00706050">
              <w:rPr>
                <w:noProof/>
                <w:webHidden/>
              </w:rPr>
              <w:tab/>
            </w:r>
            <w:r w:rsidR="00706050">
              <w:rPr>
                <w:noProof/>
                <w:webHidden/>
              </w:rPr>
              <w:fldChar w:fldCharType="begin"/>
            </w:r>
            <w:r w:rsidR="00706050">
              <w:rPr>
                <w:noProof/>
                <w:webHidden/>
              </w:rPr>
              <w:instrText xml:space="preserve"> PAGEREF _Toc16743302 \h </w:instrText>
            </w:r>
            <w:r w:rsidR="00706050">
              <w:rPr>
                <w:noProof/>
                <w:webHidden/>
              </w:rPr>
            </w:r>
            <w:r w:rsidR="00706050">
              <w:rPr>
                <w:noProof/>
                <w:webHidden/>
              </w:rPr>
              <w:fldChar w:fldCharType="separate"/>
            </w:r>
            <w:r w:rsidR="00706050">
              <w:rPr>
                <w:noProof/>
                <w:webHidden/>
              </w:rPr>
              <w:t>18</w:t>
            </w:r>
            <w:r w:rsidR="00706050">
              <w:rPr>
                <w:noProof/>
                <w:webHidden/>
              </w:rPr>
              <w:fldChar w:fldCharType="end"/>
            </w:r>
          </w:hyperlink>
        </w:p>
        <w:p w14:paraId="6B84BFB3" w14:textId="6B0C5F8B" w:rsidR="00706050" w:rsidRDefault="000E7CE5">
          <w:pPr>
            <w:pStyle w:val="TOC3"/>
            <w:tabs>
              <w:tab w:val="right" w:leader="dot" w:pos="9980"/>
            </w:tabs>
            <w:rPr>
              <w:rFonts w:asciiTheme="minorHAnsi" w:eastAsiaTheme="minorEastAsia" w:hAnsiTheme="minorHAnsi" w:cstheme="minorBidi"/>
              <w:noProof/>
            </w:rPr>
          </w:pPr>
          <w:hyperlink w:anchor="_Toc16743303" w:history="1">
            <w:r w:rsidR="00706050" w:rsidRPr="00C7594C">
              <w:rPr>
                <w:rStyle w:val="Hyperlink"/>
                <w:noProof/>
                <w:lang w:val="en-GB"/>
              </w:rPr>
              <w:t>Plan Review</w:t>
            </w:r>
            <w:r w:rsidR="00706050">
              <w:rPr>
                <w:noProof/>
                <w:webHidden/>
              </w:rPr>
              <w:tab/>
            </w:r>
            <w:r w:rsidR="00706050">
              <w:rPr>
                <w:noProof/>
                <w:webHidden/>
              </w:rPr>
              <w:fldChar w:fldCharType="begin"/>
            </w:r>
            <w:r w:rsidR="00706050">
              <w:rPr>
                <w:noProof/>
                <w:webHidden/>
              </w:rPr>
              <w:instrText xml:space="preserve"> PAGEREF _Toc16743303 \h </w:instrText>
            </w:r>
            <w:r w:rsidR="00706050">
              <w:rPr>
                <w:noProof/>
                <w:webHidden/>
              </w:rPr>
            </w:r>
            <w:r w:rsidR="00706050">
              <w:rPr>
                <w:noProof/>
                <w:webHidden/>
              </w:rPr>
              <w:fldChar w:fldCharType="separate"/>
            </w:r>
            <w:r w:rsidR="00706050">
              <w:rPr>
                <w:noProof/>
                <w:webHidden/>
              </w:rPr>
              <w:t>19</w:t>
            </w:r>
            <w:r w:rsidR="00706050">
              <w:rPr>
                <w:noProof/>
                <w:webHidden/>
              </w:rPr>
              <w:fldChar w:fldCharType="end"/>
            </w:r>
          </w:hyperlink>
        </w:p>
        <w:p w14:paraId="5EBB3482" w14:textId="2AA835E0" w:rsidR="00706050" w:rsidRDefault="000E7CE5">
          <w:pPr>
            <w:pStyle w:val="TOC3"/>
            <w:tabs>
              <w:tab w:val="right" w:leader="dot" w:pos="9980"/>
            </w:tabs>
            <w:rPr>
              <w:rFonts w:asciiTheme="minorHAnsi" w:eastAsiaTheme="minorEastAsia" w:hAnsiTheme="minorHAnsi" w:cstheme="minorBidi"/>
              <w:noProof/>
            </w:rPr>
          </w:pPr>
          <w:hyperlink w:anchor="_Toc16743304" w:history="1">
            <w:r w:rsidR="00706050" w:rsidRPr="00C7594C">
              <w:rPr>
                <w:rStyle w:val="Hyperlink"/>
                <w:noProof/>
                <w:lang w:val="en-GB"/>
              </w:rPr>
              <w:t>Structured Walk Through</w:t>
            </w:r>
            <w:r w:rsidR="00706050">
              <w:rPr>
                <w:noProof/>
                <w:webHidden/>
              </w:rPr>
              <w:tab/>
            </w:r>
            <w:r w:rsidR="00706050">
              <w:rPr>
                <w:noProof/>
                <w:webHidden/>
              </w:rPr>
              <w:fldChar w:fldCharType="begin"/>
            </w:r>
            <w:r w:rsidR="00706050">
              <w:rPr>
                <w:noProof/>
                <w:webHidden/>
              </w:rPr>
              <w:instrText xml:space="preserve"> PAGEREF _Toc16743304 \h </w:instrText>
            </w:r>
            <w:r w:rsidR="00706050">
              <w:rPr>
                <w:noProof/>
                <w:webHidden/>
              </w:rPr>
            </w:r>
            <w:r w:rsidR="00706050">
              <w:rPr>
                <w:noProof/>
                <w:webHidden/>
              </w:rPr>
              <w:fldChar w:fldCharType="separate"/>
            </w:r>
            <w:r w:rsidR="00706050">
              <w:rPr>
                <w:noProof/>
                <w:webHidden/>
              </w:rPr>
              <w:t>19</w:t>
            </w:r>
            <w:r w:rsidR="00706050">
              <w:rPr>
                <w:noProof/>
                <w:webHidden/>
              </w:rPr>
              <w:fldChar w:fldCharType="end"/>
            </w:r>
          </w:hyperlink>
        </w:p>
        <w:p w14:paraId="4EDA4128" w14:textId="4EEFDE3E" w:rsidR="00706050" w:rsidRDefault="000E7CE5">
          <w:pPr>
            <w:pStyle w:val="TOC3"/>
            <w:tabs>
              <w:tab w:val="right" w:leader="dot" w:pos="9980"/>
            </w:tabs>
            <w:rPr>
              <w:rFonts w:asciiTheme="minorHAnsi" w:eastAsiaTheme="minorEastAsia" w:hAnsiTheme="minorHAnsi" w:cstheme="minorBidi"/>
              <w:noProof/>
            </w:rPr>
          </w:pPr>
          <w:hyperlink w:anchor="_Toc16743305" w:history="1">
            <w:r w:rsidR="00706050" w:rsidRPr="00C7594C">
              <w:rPr>
                <w:rStyle w:val="Hyperlink"/>
                <w:noProof/>
                <w:lang w:val="en-GB"/>
              </w:rPr>
              <w:t>Test Failover</w:t>
            </w:r>
            <w:r w:rsidR="00706050">
              <w:rPr>
                <w:noProof/>
                <w:webHidden/>
              </w:rPr>
              <w:tab/>
            </w:r>
            <w:r w:rsidR="00706050">
              <w:rPr>
                <w:noProof/>
                <w:webHidden/>
              </w:rPr>
              <w:fldChar w:fldCharType="begin"/>
            </w:r>
            <w:r w:rsidR="00706050">
              <w:rPr>
                <w:noProof/>
                <w:webHidden/>
              </w:rPr>
              <w:instrText xml:space="preserve"> PAGEREF _Toc16743305 \h </w:instrText>
            </w:r>
            <w:r w:rsidR="00706050">
              <w:rPr>
                <w:noProof/>
                <w:webHidden/>
              </w:rPr>
            </w:r>
            <w:r w:rsidR="00706050">
              <w:rPr>
                <w:noProof/>
                <w:webHidden/>
              </w:rPr>
              <w:fldChar w:fldCharType="separate"/>
            </w:r>
            <w:r w:rsidR="00706050">
              <w:rPr>
                <w:noProof/>
                <w:webHidden/>
              </w:rPr>
              <w:t>19</w:t>
            </w:r>
            <w:r w:rsidR="00706050">
              <w:rPr>
                <w:noProof/>
                <w:webHidden/>
              </w:rPr>
              <w:fldChar w:fldCharType="end"/>
            </w:r>
          </w:hyperlink>
        </w:p>
        <w:p w14:paraId="260284E2" w14:textId="4693A26D" w:rsidR="00706050" w:rsidRDefault="000E7CE5">
          <w:pPr>
            <w:pStyle w:val="TOC3"/>
            <w:tabs>
              <w:tab w:val="right" w:leader="dot" w:pos="9980"/>
            </w:tabs>
            <w:rPr>
              <w:rFonts w:asciiTheme="minorHAnsi" w:eastAsiaTheme="minorEastAsia" w:hAnsiTheme="minorHAnsi" w:cstheme="minorBidi"/>
              <w:noProof/>
            </w:rPr>
          </w:pPr>
          <w:hyperlink w:anchor="_Toc16743306" w:history="1">
            <w:r w:rsidR="00706050" w:rsidRPr="00C7594C">
              <w:rPr>
                <w:rStyle w:val="Hyperlink"/>
                <w:noProof/>
                <w:lang w:val="en-GB"/>
              </w:rPr>
              <w:t>Full-interruption Test</w:t>
            </w:r>
            <w:r w:rsidR="00706050">
              <w:rPr>
                <w:noProof/>
                <w:webHidden/>
              </w:rPr>
              <w:tab/>
            </w:r>
            <w:r w:rsidR="00706050">
              <w:rPr>
                <w:noProof/>
                <w:webHidden/>
              </w:rPr>
              <w:fldChar w:fldCharType="begin"/>
            </w:r>
            <w:r w:rsidR="00706050">
              <w:rPr>
                <w:noProof/>
                <w:webHidden/>
              </w:rPr>
              <w:instrText xml:space="preserve"> PAGEREF _Toc16743306 \h </w:instrText>
            </w:r>
            <w:r w:rsidR="00706050">
              <w:rPr>
                <w:noProof/>
                <w:webHidden/>
              </w:rPr>
            </w:r>
            <w:r w:rsidR="00706050">
              <w:rPr>
                <w:noProof/>
                <w:webHidden/>
              </w:rPr>
              <w:fldChar w:fldCharType="separate"/>
            </w:r>
            <w:r w:rsidR="00706050">
              <w:rPr>
                <w:noProof/>
                <w:webHidden/>
              </w:rPr>
              <w:t>19</w:t>
            </w:r>
            <w:r w:rsidR="00706050">
              <w:rPr>
                <w:noProof/>
                <w:webHidden/>
              </w:rPr>
              <w:fldChar w:fldCharType="end"/>
            </w:r>
          </w:hyperlink>
        </w:p>
        <w:p w14:paraId="49B0946A" w14:textId="65CEE247" w:rsidR="00706050" w:rsidRDefault="000E7CE5">
          <w:pPr>
            <w:pStyle w:val="TOC1"/>
            <w:tabs>
              <w:tab w:val="right" w:leader="dot" w:pos="9980"/>
            </w:tabs>
            <w:rPr>
              <w:rFonts w:asciiTheme="minorHAnsi" w:eastAsiaTheme="minorEastAsia" w:hAnsiTheme="minorHAnsi" w:cstheme="minorBidi"/>
              <w:noProof/>
            </w:rPr>
          </w:pPr>
          <w:hyperlink w:anchor="_Toc16743307" w:history="1">
            <w:r w:rsidR="00706050" w:rsidRPr="00C7594C">
              <w:rPr>
                <w:rStyle w:val="Hyperlink"/>
                <w:noProof/>
                <w:lang w:val="en-GB"/>
              </w:rPr>
              <w:t>Appendix</w:t>
            </w:r>
            <w:r w:rsidR="00706050">
              <w:rPr>
                <w:noProof/>
                <w:webHidden/>
              </w:rPr>
              <w:tab/>
            </w:r>
            <w:r w:rsidR="00706050">
              <w:rPr>
                <w:noProof/>
                <w:webHidden/>
              </w:rPr>
              <w:fldChar w:fldCharType="begin"/>
            </w:r>
            <w:r w:rsidR="00706050">
              <w:rPr>
                <w:noProof/>
                <w:webHidden/>
              </w:rPr>
              <w:instrText xml:space="preserve"> PAGEREF _Toc16743307 \h </w:instrText>
            </w:r>
            <w:r w:rsidR="00706050">
              <w:rPr>
                <w:noProof/>
                <w:webHidden/>
              </w:rPr>
            </w:r>
            <w:r w:rsidR="00706050">
              <w:rPr>
                <w:noProof/>
                <w:webHidden/>
              </w:rPr>
              <w:fldChar w:fldCharType="separate"/>
            </w:r>
            <w:r w:rsidR="00706050">
              <w:rPr>
                <w:noProof/>
                <w:webHidden/>
              </w:rPr>
              <w:t>20</w:t>
            </w:r>
            <w:r w:rsidR="00706050">
              <w:rPr>
                <w:noProof/>
                <w:webHidden/>
              </w:rPr>
              <w:fldChar w:fldCharType="end"/>
            </w:r>
          </w:hyperlink>
        </w:p>
        <w:p w14:paraId="163A76D5" w14:textId="3CB21C53" w:rsidR="00706050" w:rsidRDefault="000E7CE5">
          <w:pPr>
            <w:pStyle w:val="TOC2"/>
            <w:tabs>
              <w:tab w:val="right" w:leader="dot" w:pos="9980"/>
            </w:tabs>
            <w:rPr>
              <w:rFonts w:asciiTheme="minorHAnsi" w:eastAsiaTheme="minorEastAsia" w:hAnsiTheme="minorHAnsi" w:cstheme="minorBidi"/>
              <w:noProof/>
            </w:rPr>
          </w:pPr>
          <w:hyperlink w:anchor="_Toc16743308" w:history="1">
            <w:r w:rsidR="00706050" w:rsidRPr="00C7594C">
              <w:rPr>
                <w:rStyle w:val="Hyperlink"/>
                <w:noProof/>
                <w:lang w:val="en-GB"/>
              </w:rPr>
              <w:t>Abbreviations</w:t>
            </w:r>
            <w:r w:rsidR="00706050">
              <w:rPr>
                <w:noProof/>
                <w:webHidden/>
              </w:rPr>
              <w:tab/>
            </w:r>
            <w:r w:rsidR="00706050">
              <w:rPr>
                <w:noProof/>
                <w:webHidden/>
              </w:rPr>
              <w:fldChar w:fldCharType="begin"/>
            </w:r>
            <w:r w:rsidR="00706050">
              <w:rPr>
                <w:noProof/>
                <w:webHidden/>
              </w:rPr>
              <w:instrText xml:space="preserve"> PAGEREF _Toc16743308 \h </w:instrText>
            </w:r>
            <w:r w:rsidR="00706050">
              <w:rPr>
                <w:noProof/>
                <w:webHidden/>
              </w:rPr>
            </w:r>
            <w:r w:rsidR="00706050">
              <w:rPr>
                <w:noProof/>
                <w:webHidden/>
              </w:rPr>
              <w:fldChar w:fldCharType="separate"/>
            </w:r>
            <w:r w:rsidR="00706050">
              <w:rPr>
                <w:noProof/>
                <w:webHidden/>
              </w:rPr>
              <w:t>20</w:t>
            </w:r>
            <w:r w:rsidR="00706050">
              <w:rPr>
                <w:noProof/>
                <w:webHidden/>
              </w:rPr>
              <w:fldChar w:fldCharType="end"/>
            </w:r>
          </w:hyperlink>
        </w:p>
        <w:p w14:paraId="5BED986D" w14:textId="7F2FA774" w:rsidR="00706050" w:rsidRDefault="000E7CE5">
          <w:pPr>
            <w:pStyle w:val="TOC2"/>
            <w:tabs>
              <w:tab w:val="right" w:leader="dot" w:pos="9980"/>
            </w:tabs>
            <w:rPr>
              <w:rFonts w:asciiTheme="minorHAnsi" w:eastAsiaTheme="minorEastAsia" w:hAnsiTheme="minorHAnsi" w:cstheme="minorBidi"/>
              <w:noProof/>
            </w:rPr>
          </w:pPr>
          <w:hyperlink w:anchor="_Toc16743309" w:history="1">
            <w:r w:rsidR="00706050" w:rsidRPr="00C7594C">
              <w:rPr>
                <w:rStyle w:val="Hyperlink"/>
                <w:noProof/>
                <w:lang w:val="en-GB"/>
              </w:rPr>
              <w:t>Definitions</w:t>
            </w:r>
            <w:r w:rsidR="00706050">
              <w:rPr>
                <w:noProof/>
                <w:webHidden/>
              </w:rPr>
              <w:tab/>
            </w:r>
            <w:r w:rsidR="00706050">
              <w:rPr>
                <w:noProof/>
                <w:webHidden/>
              </w:rPr>
              <w:fldChar w:fldCharType="begin"/>
            </w:r>
            <w:r w:rsidR="00706050">
              <w:rPr>
                <w:noProof/>
                <w:webHidden/>
              </w:rPr>
              <w:instrText xml:space="preserve"> PAGEREF _Toc16743309 \h </w:instrText>
            </w:r>
            <w:r w:rsidR="00706050">
              <w:rPr>
                <w:noProof/>
                <w:webHidden/>
              </w:rPr>
            </w:r>
            <w:r w:rsidR="00706050">
              <w:rPr>
                <w:noProof/>
                <w:webHidden/>
              </w:rPr>
              <w:fldChar w:fldCharType="separate"/>
            </w:r>
            <w:r w:rsidR="00706050">
              <w:rPr>
                <w:noProof/>
                <w:webHidden/>
              </w:rPr>
              <w:t>20</w:t>
            </w:r>
            <w:r w:rsidR="00706050">
              <w:rPr>
                <w:noProof/>
                <w:webHidden/>
              </w:rPr>
              <w:fldChar w:fldCharType="end"/>
            </w:r>
          </w:hyperlink>
        </w:p>
        <w:p w14:paraId="11644079" w14:textId="791C26F6" w:rsidR="0061452E" w:rsidRDefault="0061452E">
          <w:r>
            <w:rPr>
              <w:b/>
              <w:bCs/>
              <w:noProof/>
            </w:rPr>
            <w:fldChar w:fldCharType="end"/>
          </w:r>
        </w:p>
      </w:sdtContent>
    </w:sdt>
    <w:p w14:paraId="4E0A2AB6" w14:textId="77777777" w:rsidR="0061452E" w:rsidRDefault="0061452E" w:rsidP="002E3A97"/>
    <w:p w14:paraId="44CF4CED" w14:textId="77777777" w:rsidR="00344662" w:rsidRDefault="0061452E" w:rsidP="00344662">
      <w:pPr>
        <w:pStyle w:val="Heading1"/>
      </w:pPr>
      <w:r>
        <w:br w:type="page"/>
      </w:r>
      <w:bookmarkStart w:id="15" w:name="_Toc340597240"/>
      <w:bookmarkStart w:id="16" w:name="_Toc16743278"/>
      <w:bookmarkStart w:id="17" w:name="_Toc303167279"/>
      <w:bookmarkStart w:id="18" w:name="_Toc320007738"/>
      <w:r w:rsidR="00344662">
        <w:lastRenderedPageBreak/>
        <w:t>Introduction</w:t>
      </w:r>
      <w:bookmarkEnd w:id="15"/>
      <w:bookmarkEnd w:id="16"/>
    </w:p>
    <w:p w14:paraId="6ED6E4B6" w14:textId="1AE02B42" w:rsidR="00344662" w:rsidRDefault="00344662" w:rsidP="00344662">
      <w:pPr>
        <w:pStyle w:val="Heading2"/>
      </w:pPr>
      <w:bookmarkStart w:id="19" w:name="_Toc340597241"/>
      <w:bookmarkStart w:id="20" w:name="_Toc16743279"/>
      <w:bookmarkStart w:id="21" w:name="_Toc284282044"/>
      <w:bookmarkStart w:id="22" w:name="_Toc216500291"/>
      <w:r>
        <w:t>Purpose</w:t>
      </w:r>
      <w:bookmarkEnd w:id="19"/>
      <w:bookmarkEnd w:id="20"/>
      <w:r>
        <w:t xml:space="preserve"> </w:t>
      </w:r>
    </w:p>
    <w:p w14:paraId="24E85314" w14:textId="7BBE0D79" w:rsidR="004E0E57" w:rsidRPr="004E0E57" w:rsidRDefault="004E0E57" w:rsidP="004E0E57">
      <w:r>
        <w:t>This</w:t>
      </w:r>
      <w:r w:rsidR="00FE131A">
        <w:t xml:space="preserve"> document</w:t>
      </w:r>
      <w:r>
        <w:t xml:space="preserve"> defines the process</w:t>
      </w:r>
      <w:r w:rsidR="00DE0198">
        <w:t xml:space="preserve"> and policies</w:t>
      </w:r>
      <w:r>
        <w:t xml:space="preserve"> that </w:t>
      </w:r>
      <w:r w:rsidR="00FE131A">
        <w:t>10</w:t>
      </w:r>
      <w:r w:rsidR="00FE131A" w:rsidRPr="00584345">
        <w:rPr>
          <w:vertAlign w:val="superscript"/>
        </w:rPr>
        <w:t>th</w:t>
      </w:r>
      <w:r w:rsidR="00FE131A">
        <w:t xml:space="preserve"> Magnitude (</w:t>
      </w:r>
      <w:r>
        <w:t>10M</w:t>
      </w:r>
      <w:r w:rsidR="00FE131A">
        <w:t>)</w:t>
      </w:r>
      <w:r>
        <w:t xml:space="preserve"> Managed Service will follow </w:t>
      </w:r>
      <w:r w:rsidR="00492505">
        <w:t>to</w:t>
      </w:r>
      <w:r>
        <w:t xml:space="preserve"> successfully </w:t>
      </w:r>
      <w:ins w:id="23" w:author="Kevin Babbington" w:date="2020-02-06T09:45:00Z">
        <w:r w:rsidR="00ED2534">
          <w:t xml:space="preserve">a DR event </w:t>
        </w:r>
      </w:ins>
      <w:del w:id="24" w:author="Kevin Babbington" w:date="2020-02-06T09:45:00Z">
        <w:r w:rsidR="005C3BF5" w:rsidDel="00ED2534">
          <w:delText xml:space="preserve">manage </w:delText>
        </w:r>
        <w:r w:rsidR="00DE0198" w:rsidDel="00ED2534">
          <w:delText xml:space="preserve">Disaster Recovery </w:delText>
        </w:r>
        <w:r w:rsidR="00BA1D3F" w:rsidDel="00ED2534">
          <w:delText xml:space="preserve">as Service (DRaaS) </w:delText>
        </w:r>
      </w:del>
      <w:r w:rsidR="00BA1D3F">
        <w:t xml:space="preserve">for </w:t>
      </w:r>
      <w:ins w:id="25" w:author="Kevin Babbington" w:date="2020-02-06T09:42:00Z">
        <w:r w:rsidR="00195DC4" w:rsidRPr="00195DC4">
          <w:t>The Estée Lauder Companies Inc.</w:t>
        </w:r>
        <w:r w:rsidR="00195DC4">
          <w:t xml:space="preserve"> (ELC)</w:t>
        </w:r>
      </w:ins>
      <w:del w:id="26" w:author="Kevin Babbington" w:date="2020-02-06T09:42:00Z">
        <w:r w:rsidR="00C60D4C" w:rsidDel="00195DC4">
          <w:delText>Contoso</w:delText>
        </w:r>
        <w:r w:rsidR="00C977A1" w:rsidDel="00195DC4">
          <w:delText xml:space="preserve"> Software</w:delText>
        </w:r>
      </w:del>
      <w:r w:rsidR="003E51E5">
        <w:t xml:space="preserve">. </w:t>
      </w:r>
      <w:r w:rsidR="006F38F4" w:rsidRPr="006F38F4">
        <w:t xml:space="preserve">This document will be used during a Disaster Recovery </w:t>
      </w:r>
      <w:r w:rsidR="006F38F4">
        <w:t>testing, and during</w:t>
      </w:r>
      <w:r w:rsidR="006F38F4" w:rsidRPr="006F38F4">
        <w:t xml:space="preserve"> a live DR incident.</w:t>
      </w:r>
    </w:p>
    <w:p w14:paraId="3A57028B" w14:textId="77777777" w:rsidR="00344662" w:rsidRDefault="00344662" w:rsidP="00344662">
      <w:pPr>
        <w:pStyle w:val="Heading2"/>
      </w:pPr>
      <w:bookmarkStart w:id="27" w:name="_Toc340597242"/>
      <w:bookmarkStart w:id="28" w:name="_Toc16743280"/>
      <w:r>
        <w:t>Scope</w:t>
      </w:r>
      <w:bookmarkEnd w:id="21"/>
      <w:bookmarkEnd w:id="27"/>
      <w:bookmarkEnd w:id="28"/>
    </w:p>
    <w:p w14:paraId="37095514" w14:textId="37CFFE74" w:rsidR="00344662" w:rsidRDefault="08E2DEFE" w:rsidP="00344662">
      <w:r>
        <w:t xml:space="preserve">The policy and procedures shall apply to the </w:t>
      </w:r>
      <w:del w:id="29" w:author="Kevin Babbington" w:date="2020-02-06T09:40:00Z">
        <w:r w:rsidDel="00195DC4">
          <w:delText>South Central</w:delText>
        </w:r>
      </w:del>
      <w:ins w:id="30" w:author="Kevin Babbington" w:date="2020-02-06T09:40:00Z">
        <w:r w:rsidR="00195DC4">
          <w:t>C</w:t>
        </w:r>
      </w:ins>
      <w:ins w:id="31" w:author="Angel Garcia" w:date="2020-06-16T14:55:00Z">
        <w:r w:rsidR="006D6B25">
          <w:t>PM</w:t>
        </w:r>
      </w:ins>
      <w:ins w:id="32" w:author="Kevin Babbington" w:date="2020-02-06T09:40:00Z">
        <w:del w:id="33" w:author="Angel Garcia" w:date="2020-06-16T10:06:00Z">
          <w:r w:rsidR="00195DC4" w:rsidDel="00B34C3A">
            <w:delText>PM</w:delText>
          </w:r>
        </w:del>
        <w:r w:rsidR="00195DC4">
          <w:t xml:space="preserve"> </w:t>
        </w:r>
      </w:ins>
      <w:ins w:id="34" w:author="Angel Garcia" w:date="2020-06-16T10:06:00Z">
        <w:r w:rsidR="00B34C3A">
          <w:t>PROD</w:t>
        </w:r>
      </w:ins>
      <w:ins w:id="35" w:author="Kevin Babbington" w:date="2020-02-06T09:40:00Z">
        <w:del w:id="36" w:author="Angel Garcia" w:date="2020-06-16T10:06:00Z">
          <w:r w:rsidR="00195DC4" w:rsidDel="00B34C3A">
            <w:delText>QA</w:delText>
          </w:r>
        </w:del>
      </w:ins>
      <w:r>
        <w:t xml:space="preserve"> IaaS </w:t>
      </w:r>
      <w:ins w:id="37" w:author="Kevin Babbington" w:date="2020-02-06T09:40:00Z">
        <w:r w:rsidR="00195DC4">
          <w:t xml:space="preserve">workload </w:t>
        </w:r>
      </w:ins>
      <w:ins w:id="38" w:author="Kevin Babbington" w:date="2020-02-06T09:41:00Z">
        <w:r w:rsidR="00195DC4">
          <w:t>running is the East US Azure region</w:t>
        </w:r>
      </w:ins>
      <w:ins w:id="39" w:author="Kevin Babbington" w:date="2020-02-06T09:46:00Z">
        <w:r w:rsidR="00ED2534">
          <w:t xml:space="preserve"> which is </w:t>
        </w:r>
      </w:ins>
      <w:ins w:id="40" w:author="Kevin Babbington" w:date="2020-02-06T09:41:00Z">
        <w:del w:id="41" w:author="Angel Garcia" w:date="2020-06-16T14:56:00Z">
          <w:r w:rsidR="00195DC4" w:rsidDel="00BE004F">
            <w:delText xml:space="preserve"> </w:delText>
          </w:r>
        </w:del>
      </w:ins>
      <w:ins w:id="42" w:author="Kevin Babbington" w:date="2020-02-06T09:40:00Z">
        <w:r w:rsidR="00195DC4">
          <w:t xml:space="preserve">configured to failover </w:t>
        </w:r>
      </w:ins>
      <w:ins w:id="43" w:author="Kevin Babbington" w:date="2020-02-06T09:41:00Z">
        <w:r w:rsidR="00195DC4">
          <w:t>to the West US Azure region</w:t>
        </w:r>
      </w:ins>
      <w:del w:id="44" w:author="Kevin Babbington" w:date="2020-02-06T09:41:00Z">
        <w:r w:rsidDel="00195DC4">
          <w:delText>Infrastructure</w:delText>
        </w:r>
      </w:del>
      <w:r>
        <w:t xml:space="preserve">. </w:t>
      </w:r>
    </w:p>
    <w:p w14:paraId="1FE26931" w14:textId="77777777" w:rsidR="00CF233B" w:rsidRDefault="00CF233B" w:rsidP="00CF233B">
      <w:pPr>
        <w:pStyle w:val="Heading2"/>
        <w:rPr>
          <w:lang w:val="en-GB"/>
        </w:rPr>
      </w:pPr>
      <w:bookmarkStart w:id="45" w:name="_Toc16743281"/>
      <w:r>
        <w:rPr>
          <w:lang w:val="en-GB"/>
        </w:rPr>
        <w:t>Key Concepts</w:t>
      </w:r>
      <w:bookmarkEnd w:id="45"/>
    </w:p>
    <w:p w14:paraId="4BEA5165" w14:textId="77777777" w:rsidR="00CF233B" w:rsidRDefault="00CF233B" w:rsidP="00CF233B">
      <w:pPr>
        <w:rPr>
          <w:lang w:val="en-GB"/>
        </w:rPr>
      </w:pPr>
    </w:p>
    <w:p w14:paraId="6399EA2A" w14:textId="27724534" w:rsidR="00B53E8C" w:rsidRDefault="00141D50" w:rsidP="00B53E8C">
      <w:r>
        <w:t>In conjunction with the 10M</w:t>
      </w:r>
      <w:ins w:id="46" w:author="Kevin Babbington" w:date="2020-02-06T09:47:00Z">
        <w:r w:rsidR="00ED2534">
          <w:t>,</w:t>
        </w:r>
      </w:ins>
      <w:del w:id="47" w:author="Kevin Babbington" w:date="2020-02-06T09:47:00Z">
        <w:r w:rsidDel="00ED2534">
          <w:delText xml:space="preserve"> </w:delText>
        </w:r>
        <w:r w:rsidR="00C977A1" w:rsidDel="00ED2534">
          <w:delText>Managed Services</w:delText>
        </w:r>
        <w:r w:rsidDel="00ED2534">
          <w:delText xml:space="preserve"> teams</w:delText>
        </w:r>
      </w:del>
      <w:r>
        <w:t xml:space="preserve"> </w:t>
      </w:r>
      <w:del w:id="48" w:author="Kevin Babbington" w:date="2020-02-06T09:44:00Z">
        <w:r w:rsidR="00C60D4C" w:rsidDel="00ED2534">
          <w:delText>Contoso</w:delText>
        </w:r>
        <w:r w:rsidR="00C977A1" w:rsidDel="00ED2534">
          <w:delText xml:space="preserve"> </w:delText>
        </w:r>
      </w:del>
      <w:ins w:id="49" w:author="Kevin Babbington" w:date="2020-02-06T09:44:00Z">
        <w:r w:rsidR="00ED2534">
          <w:t xml:space="preserve">ELC </w:t>
        </w:r>
      </w:ins>
      <w:del w:id="50" w:author="Kevin Babbington" w:date="2020-02-06T09:44:00Z">
        <w:r w:rsidR="00C977A1" w:rsidDel="00ED2534">
          <w:delText>Software</w:delText>
        </w:r>
        <w:r w:rsidR="00B53E8C" w:rsidDel="00ED2534">
          <w:delText xml:space="preserve"> </w:delText>
        </w:r>
      </w:del>
      <w:r>
        <w:t>has implemented a</w:t>
      </w:r>
      <w:ins w:id="51" w:author="Kevin Babbington" w:date="2020-02-06T09:48:00Z">
        <w:r w:rsidR="00ED2534">
          <w:t>n Azure to Azure protection</w:t>
        </w:r>
      </w:ins>
      <w:r>
        <w:t xml:space="preserve"> </w:t>
      </w:r>
      <w:ins w:id="52" w:author="Kevin Babbington" w:date="2020-02-06T09:48:00Z">
        <w:r w:rsidR="00ED2534">
          <w:t>d</w:t>
        </w:r>
      </w:ins>
      <w:del w:id="53" w:author="Kevin Babbington" w:date="2020-02-06T09:48:00Z">
        <w:r w:rsidDel="00ED2534">
          <w:delText>D</w:delText>
        </w:r>
      </w:del>
      <w:r>
        <w:t xml:space="preserve">isaster </w:t>
      </w:r>
      <w:ins w:id="54" w:author="Kevin Babbington" w:date="2020-02-06T09:48:00Z">
        <w:r w:rsidR="00ED2534">
          <w:t>r</w:t>
        </w:r>
      </w:ins>
      <w:del w:id="55" w:author="Kevin Babbington" w:date="2020-02-06T09:48:00Z">
        <w:r w:rsidDel="00ED2534">
          <w:delText>R</w:delText>
        </w:r>
      </w:del>
      <w:r>
        <w:t xml:space="preserve">ecovery </w:t>
      </w:r>
      <w:ins w:id="56" w:author="Kevin Babbington" w:date="2020-02-06T09:48:00Z">
        <w:r w:rsidR="00ED2534">
          <w:t>s</w:t>
        </w:r>
      </w:ins>
      <w:del w:id="57" w:author="Kevin Babbington" w:date="2020-02-06T09:48:00Z">
        <w:r w:rsidDel="00ED2534">
          <w:delText>S</w:delText>
        </w:r>
      </w:del>
      <w:r>
        <w:t>trategy</w:t>
      </w:r>
      <w:del w:id="58" w:author="Kevin Babbington" w:date="2020-02-06T09:48:00Z">
        <w:r w:rsidDel="00ED2534">
          <w:delText xml:space="preserve"> </w:delText>
        </w:r>
        <w:r w:rsidR="00C977A1" w:rsidDel="00ED2534">
          <w:delText>Azure to Azure protection</w:delText>
        </w:r>
      </w:del>
      <w:r w:rsidR="00B53E8C">
        <w:t xml:space="preserve">.  The following describes </w:t>
      </w:r>
      <w:r w:rsidR="00D54D71">
        <w:t>an overview of the solution</w:t>
      </w:r>
      <w:r w:rsidR="005306B2">
        <w:t>:</w:t>
      </w:r>
    </w:p>
    <w:p w14:paraId="0ED84CC7" w14:textId="77777777" w:rsidR="00D54D71" w:rsidRDefault="00D54D71" w:rsidP="00B53E8C">
      <w:pPr>
        <w:rPr>
          <w:rFonts w:asciiTheme="minorHAnsi" w:hAnsiTheme="minorHAnsi" w:cs="Times New Roman"/>
        </w:rPr>
      </w:pPr>
    </w:p>
    <w:p w14:paraId="7279B415" w14:textId="45AC3832" w:rsidR="001F4A45" w:rsidRDefault="005A3B4D" w:rsidP="00B53E8C">
      <w:pPr>
        <w:pStyle w:val="ListParagraph"/>
        <w:numPr>
          <w:ilvl w:val="0"/>
          <w:numId w:val="33"/>
        </w:numPr>
        <w:spacing w:after="200" w:line="276" w:lineRule="auto"/>
        <w:contextualSpacing/>
      </w:pPr>
      <w:r>
        <w:t>Pro</w:t>
      </w:r>
      <w:r w:rsidR="00FE1CD9">
        <w:t>tect</w:t>
      </w:r>
      <w:r>
        <w:t xml:space="preserve"> </w:t>
      </w:r>
      <w:r w:rsidRPr="005A3B4D">
        <w:t>Azure virtual machines (VMs) using the Azure Site Recovery service.</w:t>
      </w:r>
      <w:r w:rsidR="00FE1CD9">
        <w:t xml:space="preserve"> With Azure Site Recovery, </w:t>
      </w:r>
      <w:r w:rsidR="00143A1D" w:rsidRPr="00143A1D">
        <w:t xml:space="preserve">Azure VMs continuously replicate to a different target region. If an outage occurs, VMs </w:t>
      </w:r>
      <w:r w:rsidR="00AF5A79">
        <w:t xml:space="preserve">can be failed over </w:t>
      </w:r>
      <w:r w:rsidR="00143A1D" w:rsidRPr="00143A1D">
        <w:t>to the secondary region.</w:t>
      </w:r>
    </w:p>
    <w:p w14:paraId="77422C95" w14:textId="36DA6A60" w:rsidR="00B53E8C" w:rsidRDefault="00B53E8C" w:rsidP="00B53E8C">
      <w:pPr>
        <w:pStyle w:val="ListParagraph"/>
        <w:numPr>
          <w:ilvl w:val="0"/>
          <w:numId w:val="33"/>
        </w:numPr>
        <w:spacing w:after="200" w:line="276" w:lineRule="auto"/>
        <w:contextualSpacing/>
      </w:pPr>
      <w:r>
        <w:t xml:space="preserve">Meet the business RPO of </w:t>
      </w:r>
      <w:r w:rsidR="001F4A45">
        <w:t>1</w:t>
      </w:r>
      <w:r>
        <w:t xml:space="preserve"> hours with RTO of </w:t>
      </w:r>
      <w:r w:rsidR="001F4A45">
        <w:t>4</w:t>
      </w:r>
      <w:r>
        <w:t xml:space="preserve"> hours</w:t>
      </w:r>
    </w:p>
    <w:p w14:paraId="24D41952" w14:textId="07A33617" w:rsidR="00DA0B8E" w:rsidRDefault="00DA0B8E" w:rsidP="00DA0B8E">
      <w:pPr>
        <w:pStyle w:val="ListParagraph"/>
        <w:spacing w:after="200" w:line="276" w:lineRule="auto"/>
        <w:contextualSpacing/>
      </w:pPr>
    </w:p>
    <w:p w14:paraId="1B5EBF57" w14:textId="1CDF1BD0" w:rsidR="00DA0B8E" w:rsidRDefault="00DA0B8E" w:rsidP="00DA0B8E">
      <w:pPr>
        <w:pStyle w:val="ListParagraph"/>
        <w:spacing w:after="200" w:line="276" w:lineRule="auto"/>
        <w:contextualSpacing/>
      </w:pPr>
    </w:p>
    <w:p w14:paraId="363ABEAC" w14:textId="06B1AA99" w:rsidR="00DA0B8E" w:rsidRDefault="00DA0B8E" w:rsidP="00DA0B8E">
      <w:pPr>
        <w:pStyle w:val="ListParagraph"/>
        <w:spacing w:after="200" w:line="276" w:lineRule="auto"/>
        <w:contextualSpacing/>
      </w:pPr>
    </w:p>
    <w:p w14:paraId="68EA6873" w14:textId="03B5FED0" w:rsidR="00DA0B8E" w:rsidRDefault="00DA0B8E" w:rsidP="00DA0B8E">
      <w:pPr>
        <w:pStyle w:val="ListParagraph"/>
        <w:spacing w:after="200" w:line="276" w:lineRule="auto"/>
        <w:contextualSpacing/>
      </w:pPr>
    </w:p>
    <w:p w14:paraId="77FD2EC7" w14:textId="46F8717E" w:rsidR="00DA0B8E" w:rsidRDefault="00DA0B8E" w:rsidP="00DA0B8E">
      <w:pPr>
        <w:pStyle w:val="ListParagraph"/>
        <w:spacing w:after="200" w:line="276" w:lineRule="auto"/>
        <w:contextualSpacing/>
      </w:pPr>
    </w:p>
    <w:p w14:paraId="4426C983" w14:textId="1F0D7F28" w:rsidR="00DA0B8E" w:rsidRDefault="00DA0B8E" w:rsidP="00DA0B8E">
      <w:pPr>
        <w:pStyle w:val="ListParagraph"/>
        <w:spacing w:after="200" w:line="276" w:lineRule="auto"/>
        <w:contextualSpacing/>
      </w:pPr>
    </w:p>
    <w:p w14:paraId="63D3EFD4" w14:textId="54A49119" w:rsidR="00DA0B8E" w:rsidRDefault="00DA0B8E" w:rsidP="00DA0B8E">
      <w:pPr>
        <w:pStyle w:val="ListParagraph"/>
        <w:spacing w:after="200" w:line="276" w:lineRule="auto"/>
        <w:contextualSpacing/>
      </w:pPr>
    </w:p>
    <w:p w14:paraId="485F5A4D" w14:textId="0D181D3C" w:rsidR="00DA0B8E" w:rsidRDefault="00DA0B8E" w:rsidP="00DA0B8E">
      <w:pPr>
        <w:pStyle w:val="ListParagraph"/>
        <w:spacing w:after="200" w:line="276" w:lineRule="auto"/>
        <w:contextualSpacing/>
      </w:pPr>
    </w:p>
    <w:p w14:paraId="7126316E" w14:textId="6143305C" w:rsidR="00DA0B8E" w:rsidRDefault="00DA0B8E" w:rsidP="00DA0B8E">
      <w:pPr>
        <w:pStyle w:val="ListParagraph"/>
        <w:spacing w:after="200" w:line="276" w:lineRule="auto"/>
        <w:contextualSpacing/>
      </w:pPr>
    </w:p>
    <w:p w14:paraId="69A32CBC" w14:textId="33F8170B" w:rsidR="00DA0B8E" w:rsidRDefault="00DA0B8E" w:rsidP="00DA0B8E">
      <w:pPr>
        <w:pStyle w:val="ListParagraph"/>
        <w:spacing w:after="200" w:line="276" w:lineRule="auto"/>
        <w:contextualSpacing/>
      </w:pPr>
    </w:p>
    <w:p w14:paraId="4F98C64E" w14:textId="32FC78DA" w:rsidR="00DA0B8E" w:rsidRDefault="00DA0B8E" w:rsidP="00DA0B8E">
      <w:pPr>
        <w:pStyle w:val="ListParagraph"/>
        <w:spacing w:after="200" w:line="276" w:lineRule="auto"/>
        <w:contextualSpacing/>
      </w:pPr>
    </w:p>
    <w:p w14:paraId="465FD553" w14:textId="77777777" w:rsidR="00420516" w:rsidRDefault="00420516" w:rsidP="00DA0B8E">
      <w:pPr>
        <w:pStyle w:val="ListParagraph"/>
        <w:spacing w:after="200" w:line="276" w:lineRule="auto"/>
        <w:contextualSpacing/>
      </w:pPr>
    </w:p>
    <w:p w14:paraId="21DCD6C2" w14:textId="77777777" w:rsidR="00420516" w:rsidRDefault="00420516" w:rsidP="00DA0B8E">
      <w:pPr>
        <w:pStyle w:val="ListParagraph"/>
        <w:spacing w:after="200" w:line="276" w:lineRule="auto"/>
        <w:contextualSpacing/>
      </w:pPr>
    </w:p>
    <w:p w14:paraId="772BF73D" w14:textId="77777777" w:rsidR="00420516" w:rsidRDefault="00420516" w:rsidP="00DA0B8E">
      <w:pPr>
        <w:pStyle w:val="ListParagraph"/>
        <w:spacing w:after="200" w:line="276" w:lineRule="auto"/>
        <w:contextualSpacing/>
      </w:pPr>
    </w:p>
    <w:p w14:paraId="0CEA72B0" w14:textId="77777777" w:rsidR="00420516" w:rsidRDefault="00420516" w:rsidP="00DA0B8E">
      <w:pPr>
        <w:pStyle w:val="ListParagraph"/>
        <w:spacing w:after="200" w:line="276" w:lineRule="auto"/>
        <w:contextualSpacing/>
      </w:pPr>
    </w:p>
    <w:p w14:paraId="0F5DC62A" w14:textId="77777777" w:rsidR="00420516" w:rsidRDefault="00420516" w:rsidP="00DA0B8E">
      <w:pPr>
        <w:pStyle w:val="ListParagraph"/>
        <w:spacing w:after="200" w:line="276" w:lineRule="auto"/>
        <w:contextualSpacing/>
      </w:pPr>
    </w:p>
    <w:p w14:paraId="47CE42C3" w14:textId="77777777" w:rsidR="00420516" w:rsidRDefault="00420516" w:rsidP="00DA0B8E">
      <w:pPr>
        <w:pStyle w:val="ListParagraph"/>
        <w:spacing w:after="200" w:line="276" w:lineRule="auto"/>
        <w:contextualSpacing/>
      </w:pPr>
    </w:p>
    <w:p w14:paraId="1F766D7C" w14:textId="77777777" w:rsidR="00420516" w:rsidRDefault="00420516" w:rsidP="00DA0B8E">
      <w:pPr>
        <w:pStyle w:val="ListParagraph"/>
        <w:spacing w:after="200" w:line="276" w:lineRule="auto"/>
        <w:contextualSpacing/>
      </w:pPr>
    </w:p>
    <w:p w14:paraId="14AA696B" w14:textId="77777777" w:rsidR="00420516" w:rsidRDefault="00420516" w:rsidP="00DA0B8E">
      <w:pPr>
        <w:pStyle w:val="ListParagraph"/>
        <w:spacing w:after="200" w:line="276" w:lineRule="auto"/>
        <w:contextualSpacing/>
      </w:pPr>
    </w:p>
    <w:p w14:paraId="1AB506DC" w14:textId="1D530318" w:rsidR="00DA0B8E" w:rsidRDefault="00D1536F" w:rsidP="00DA0B8E">
      <w:pPr>
        <w:pStyle w:val="ListParagraph"/>
        <w:spacing w:after="200" w:line="276" w:lineRule="auto"/>
        <w:contextualSpacing/>
      </w:pPr>
      <w:r>
        <w:br/>
      </w:r>
    </w:p>
    <w:p w14:paraId="55CE91A9" w14:textId="360D339F" w:rsidR="00DA0B8E" w:rsidRDefault="00DA0B8E" w:rsidP="00532053">
      <w:pPr>
        <w:pStyle w:val="Heading1"/>
      </w:pPr>
      <w:bookmarkStart w:id="59" w:name="_Toc16743282"/>
      <w:r>
        <w:lastRenderedPageBreak/>
        <w:t>Solutions Overview Diagram</w:t>
      </w:r>
      <w:bookmarkEnd w:id="59"/>
    </w:p>
    <w:p w14:paraId="64468676" w14:textId="77777777" w:rsidR="00837ACC" w:rsidRDefault="00837ACC" w:rsidP="00CF233B">
      <w:pPr>
        <w:rPr>
          <w:lang w:val="en-GB"/>
        </w:rPr>
      </w:pPr>
    </w:p>
    <w:p w14:paraId="79A04C9F" w14:textId="77777777" w:rsidR="00837ACC" w:rsidRPr="00837ACC" w:rsidRDefault="00837ACC" w:rsidP="00532053">
      <w:pPr>
        <w:pStyle w:val="Heading2"/>
        <w:rPr>
          <w:lang w:val="en-GB"/>
        </w:rPr>
      </w:pPr>
      <w:bookmarkStart w:id="60" w:name="_Toc16743283"/>
      <w:r w:rsidRPr="00837ACC">
        <w:rPr>
          <w:lang w:val="en-GB"/>
        </w:rPr>
        <w:t>Replication process</w:t>
      </w:r>
      <w:bookmarkEnd w:id="60"/>
    </w:p>
    <w:p w14:paraId="15A860E8" w14:textId="77777777" w:rsidR="00837ACC" w:rsidRPr="00837ACC" w:rsidRDefault="00837ACC" w:rsidP="00837ACC">
      <w:pPr>
        <w:rPr>
          <w:lang w:val="en-GB"/>
        </w:rPr>
      </w:pPr>
      <w:r w:rsidRPr="00837ACC">
        <w:rPr>
          <w:lang w:val="en-GB"/>
        </w:rPr>
        <w:t>When you enable replication for an Azure VM, the following happens:</w:t>
      </w:r>
    </w:p>
    <w:p w14:paraId="779A628B" w14:textId="77777777" w:rsidR="00837ACC" w:rsidRPr="00837ACC" w:rsidRDefault="00837ACC" w:rsidP="00837ACC">
      <w:pPr>
        <w:rPr>
          <w:lang w:val="en-GB"/>
        </w:rPr>
      </w:pPr>
    </w:p>
    <w:p w14:paraId="08995F68" w14:textId="77777777" w:rsidR="00837ACC" w:rsidRPr="00F90356" w:rsidRDefault="00837ACC" w:rsidP="00F90356">
      <w:pPr>
        <w:pStyle w:val="ListParagraph"/>
        <w:numPr>
          <w:ilvl w:val="0"/>
          <w:numId w:val="46"/>
        </w:numPr>
        <w:rPr>
          <w:lang w:val="en-GB"/>
        </w:rPr>
      </w:pPr>
      <w:r w:rsidRPr="00F90356">
        <w:rPr>
          <w:lang w:val="en-GB"/>
        </w:rPr>
        <w:t>Continuous replication begins for the VM. Disk writes are immediately transferred to the cache storage account in the source location.</w:t>
      </w:r>
    </w:p>
    <w:p w14:paraId="7EEDDAF0" w14:textId="77777777" w:rsidR="00837ACC" w:rsidRPr="00F90356" w:rsidRDefault="00837ACC" w:rsidP="00F90356">
      <w:pPr>
        <w:pStyle w:val="ListParagraph"/>
        <w:numPr>
          <w:ilvl w:val="0"/>
          <w:numId w:val="46"/>
        </w:numPr>
        <w:rPr>
          <w:lang w:val="en-GB"/>
        </w:rPr>
      </w:pPr>
      <w:r w:rsidRPr="00F90356">
        <w:rPr>
          <w:lang w:val="en-GB"/>
        </w:rPr>
        <w:t>Site Recovery processes the data in the cache, and sends it to the target storage account, or to the replica managed disks.</w:t>
      </w:r>
    </w:p>
    <w:p w14:paraId="77416C4D" w14:textId="05F5384E" w:rsidR="00CF233B" w:rsidRPr="00F90356" w:rsidRDefault="00837ACC" w:rsidP="00F90356">
      <w:pPr>
        <w:pStyle w:val="ListParagraph"/>
        <w:numPr>
          <w:ilvl w:val="0"/>
          <w:numId w:val="46"/>
        </w:numPr>
        <w:rPr>
          <w:lang w:val="en-GB"/>
        </w:rPr>
      </w:pPr>
      <w:r w:rsidRPr="00F90356">
        <w:rPr>
          <w:lang w:val="en-GB"/>
        </w:rPr>
        <w:t>After the data is processed, crash-consistent recovery points are generated every five minutes. App-consistent recovery points are generated according to the setting specified in the replication policy.</w:t>
      </w:r>
      <w:r w:rsidR="00CF233B" w:rsidRPr="00F90356">
        <w:rPr>
          <w:lang w:val="en-GB"/>
        </w:rPr>
        <w:br/>
      </w:r>
    </w:p>
    <w:p w14:paraId="04A0978B" w14:textId="7A409427" w:rsidR="00CF233B" w:rsidRDefault="00ED78DA" w:rsidP="00344662">
      <w:r>
        <w:rPr>
          <w:noProof/>
        </w:rPr>
        <w:drawing>
          <wp:inline distT="0" distB="0" distL="0" distR="0" wp14:anchorId="74F24983" wp14:editId="5EC65891">
            <wp:extent cx="6343015" cy="3562985"/>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43015" cy="3562985"/>
                    </a:xfrm>
                    <a:prstGeom prst="rect">
                      <a:avLst/>
                    </a:prstGeom>
                    <a:noFill/>
                    <a:ln>
                      <a:noFill/>
                    </a:ln>
                  </pic:spPr>
                </pic:pic>
              </a:graphicData>
            </a:graphic>
          </wp:inline>
        </w:drawing>
      </w:r>
    </w:p>
    <w:p w14:paraId="0DC8EC09" w14:textId="295CB6E7" w:rsidR="00D263F2" w:rsidRDefault="00D263F2" w:rsidP="00811898">
      <w:pPr>
        <w:pStyle w:val="Heading3"/>
      </w:pPr>
    </w:p>
    <w:p w14:paraId="64E1886B" w14:textId="01DC77E4" w:rsidR="00D263F2" w:rsidRDefault="00D263F2" w:rsidP="00584345"/>
    <w:p w14:paraId="2A18941B" w14:textId="2DE318D9" w:rsidR="00EE1959" w:rsidRDefault="00EE1959" w:rsidP="00EE1959">
      <w:pPr>
        <w:pStyle w:val="Heading2"/>
      </w:pPr>
      <w:bookmarkStart w:id="61" w:name="_Toc16743284"/>
      <w:r>
        <w:t>Failover process</w:t>
      </w:r>
      <w:bookmarkEnd w:id="61"/>
    </w:p>
    <w:p w14:paraId="7C3CF9AC" w14:textId="77777777" w:rsidR="00EE1959" w:rsidRPr="00EE1959" w:rsidRDefault="00EE1959" w:rsidP="00EE1959"/>
    <w:p w14:paraId="01F00E4B" w14:textId="1D58F922" w:rsidR="00CF3474" w:rsidRDefault="00EE1959" w:rsidP="00EE1959">
      <w:r>
        <w:t>When you initiate a failover, the VMs are created in the target resource group, target virtual network, target subnet, and in the target availability set. During a failover, you can use any recovery point</w:t>
      </w:r>
      <w:r w:rsidR="00195DC4">
        <w:t xml:space="preserve"> that fall within the configured retention period</w:t>
      </w:r>
      <w:r>
        <w:t>.</w:t>
      </w:r>
    </w:p>
    <w:p w14:paraId="32CA4A30" w14:textId="190CC263" w:rsidR="00CF3474" w:rsidRPr="00691F54" w:rsidRDefault="00CF3474" w:rsidP="00584345">
      <w:r>
        <w:rPr>
          <w:noProof/>
        </w:rPr>
        <w:lastRenderedPageBreak/>
        <w:drawing>
          <wp:inline distT="0" distB="0" distL="0" distR="0" wp14:anchorId="222C696B" wp14:editId="3136A961">
            <wp:extent cx="6343015" cy="3562985"/>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43015" cy="3562985"/>
                    </a:xfrm>
                    <a:prstGeom prst="rect">
                      <a:avLst/>
                    </a:prstGeom>
                    <a:noFill/>
                    <a:ln>
                      <a:noFill/>
                    </a:ln>
                  </pic:spPr>
                </pic:pic>
              </a:graphicData>
            </a:graphic>
          </wp:inline>
        </w:drawing>
      </w:r>
    </w:p>
    <w:p w14:paraId="41F7D9D6" w14:textId="77777777" w:rsidR="00D263F2" w:rsidRDefault="00D263F2" w:rsidP="00811898">
      <w:pPr>
        <w:pStyle w:val="Heading3"/>
      </w:pPr>
    </w:p>
    <w:p w14:paraId="43768361" w14:textId="464402D4" w:rsidR="006F4BD5" w:rsidRDefault="006F4BD5" w:rsidP="00584345">
      <w:pPr>
        <w:pStyle w:val="Heading3"/>
      </w:pPr>
      <w:bookmarkStart w:id="62" w:name="_Toc340597247"/>
      <w:bookmarkEnd w:id="22"/>
    </w:p>
    <w:p w14:paraId="3A2D4F31" w14:textId="7743CBE9" w:rsidR="00EE1959" w:rsidRDefault="00EE1959" w:rsidP="00EE1959"/>
    <w:p w14:paraId="7EF2A3ED" w14:textId="0AED34B2" w:rsidR="00EE1959" w:rsidRDefault="00EE1959" w:rsidP="00EE1959"/>
    <w:p w14:paraId="490B3B99" w14:textId="7251F92F" w:rsidR="00EE1959" w:rsidRDefault="00EE1959" w:rsidP="00EE1959"/>
    <w:p w14:paraId="4DD1842C" w14:textId="2FC7E993" w:rsidR="00EE1959" w:rsidRDefault="00EE1959" w:rsidP="00EE1959"/>
    <w:p w14:paraId="235868CC" w14:textId="2CBB2B20" w:rsidR="00EE1959" w:rsidRDefault="00EE1959" w:rsidP="00EE1959"/>
    <w:p w14:paraId="2372394D" w14:textId="638FDBB6" w:rsidR="00EE1959" w:rsidRDefault="00EE1959" w:rsidP="00EE1959"/>
    <w:p w14:paraId="20ECBADF" w14:textId="1FD0DEA1" w:rsidR="00EE1959" w:rsidRDefault="00EE1959" w:rsidP="00EE1959"/>
    <w:p w14:paraId="2AF97B64" w14:textId="6D948946" w:rsidR="00EE1959" w:rsidRDefault="00EE1959" w:rsidP="00EE1959"/>
    <w:p w14:paraId="76633E5C" w14:textId="5643F0DC" w:rsidR="00EE1959" w:rsidRDefault="00EE1959" w:rsidP="00EE1959"/>
    <w:p w14:paraId="077BF939" w14:textId="7CB6E54A" w:rsidR="00EE1959" w:rsidRDefault="00EE1959" w:rsidP="00EE1959"/>
    <w:p w14:paraId="0F874BD6" w14:textId="5972E80F" w:rsidR="00EE1959" w:rsidRDefault="00EE1959" w:rsidP="00EE1959"/>
    <w:p w14:paraId="283D6350" w14:textId="146C6786" w:rsidR="00EE1959" w:rsidRDefault="00EE1959" w:rsidP="00EE1959"/>
    <w:p w14:paraId="1DCC3914" w14:textId="01A63B67" w:rsidR="00EE1959" w:rsidRDefault="00EE1959" w:rsidP="00EE1959"/>
    <w:p w14:paraId="6141A094" w14:textId="7A543106" w:rsidR="00EE1959" w:rsidRDefault="00EE1959" w:rsidP="00EE1959"/>
    <w:p w14:paraId="0AE9BB41" w14:textId="6CF531CD" w:rsidR="00EE1959" w:rsidRDefault="00EE1959" w:rsidP="00EE1959"/>
    <w:p w14:paraId="15848587" w14:textId="7B77C976" w:rsidR="00EE1959" w:rsidRDefault="00EE1959" w:rsidP="00EE1959"/>
    <w:p w14:paraId="3D78AD67" w14:textId="5011C1B0" w:rsidR="00EE1959" w:rsidRDefault="00EE1959" w:rsidP="00EE1959"/>
    <w:p w14:paraId="54404FF5" w14:textId="77777777" w:rsidR="00EE1959" w:rsidRPr="00EE1959" w:rsidRDefault="00EE1959" w:rsidP="00EE1959"/>
    <w:p w14:paraId="52B5C5F9" w14:textId="0E4335E0" w:rsidR="00C232D9" w:rsidRDefault="00C232D9" w:rsidP="00EE1959">
      <w:pPr>
        <w:pStyle w:val="Heading1"/>
      </w:pPr>
      <w:bookmarkStart w:id="63" w:name="_Toc16743285"/>
      <w:r>
        <w:lastRenderedPageBreak/>
        <w:t>Roles and Responsibilities</w:t>
      </w:r>
      <w:bookmarkEnd w:id="63"/>
    </w:p>
    <w:p w14:paraId="3FBF62B6" w14:textId="2C3AB65C" w:rsidR="00731FB1" w:rsidRDefault="00731FB1" w:rsidP="00731FB1"/>
    <w:tbl>
      <w:tblPr>
        <w:tblW w:w="975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1936"/>
        <w:gridCol w:w="5666"/>
      </w:tblGrid>
      <w:tr w:rsidR="004B4197" w:rsidRPr="009D6DA9" w14:paraId="41B91EFD" w14:textId="77777777" w:rsidTr="08E2DEFE">
        <w:trPr>
          <w:cantSplit/>
          <w:trHeight w:val="284"/>
          <w:tblHeader/>
        </w:trPr>
        <w:tc>
          <w:tcPr>
            <w:tcW w:w="1117" w:type="pct"/>
            <w:shd w:val="clear" w:color="auto" w:fill="E36C0A" w:themeFill="accent6" w:themeFillShade="BF"/>
            <w:vAlign w:val="center"/>
          </w:tcPr>
          <w:p w14:paraId="41767391" w14:textId="77777777" w:rsidR="004B4197" w:rsidRPr="00584345" w:rsidRDefault="004B4197" w:rsidP="009B213A">
            <w:pPr>
              <w:pStyle w:val="TableText"/>
              <w:jc w:val="center"/>
              <w:rPr>
                <w:b/>
                <w:color w:val="FFFFFF" w:themeColor="background1"/>
              </w:rPr>
            </w:pPr>
            <w:r w:rsidRPr="00584345">
              <w:rPr>
                <w:b/>
                <w:color w:val="FFFFFF" w:themeColor="background1"/>
              </w:rPr>
              <w:t>Roles</w:t>
            </w:r>
          </w:p>
        </w:tc>
        <w:tc>
          <w:tcPr>
            <w:tcW w:w="963" w:type="pct"/>
            <w:shd w:val="clear" w:color="auto" w:fill="E36C0A" w:themeFill="accent6" w:themeFillShade="BF"/>
            <w:vAlign w:val="center"/>
          </w:tcPr>
          <w:p w14:paraId="783C615B" w14:textId="77777777" w:rsidR="004B4197" w:rsidRPr="00584345" w:rsidRDefault="004B4197" w:rsidP="009B213A">
            <w:pPr>
              <w:pStyle w:val="TableText"/>
              <w:jc w:val="center"/>
              <w:rPr>
                <w:b/>
                <w:color w:val="FFFFFF" w:themeColor="background1"/>
              </w:rPr>
            </w:pPr>
            <w:r w:rsidRPr="00584345">
              <w:rPr>
                <w:b/>
                <w:color w:val="FFFFFF" w:themeColor="background1"/>
              </w:rPr>
              <w:t>Definition</w:t>
            </w:r>
          </w:p>
        </w:tc>
        <w:tc>
          <w:tcPr>
            <w:tcW w:w="2920" w:type="pct"/>
            <w:shd w:val="clear" w:color="auto" w:fill="E36C0A" w:themeFill="accent6" w:themeFillShade="BF"/>
            <w:vAlign w:val="center"/>
          </w:tcPr>
          <w:p w14:paraId="3F6FDE8A" w14:textId="77777777" w:rsidR="004B4197" w:rsidRPr="00584345" w:rsidRDefault="004B4197" w:rsidP="009B213A">
            <w:pPr>
              <w:pStyle w:val="TableText"/>
              <w:jc w:val="center"/>
              <w:rPr>
                <w:b/>
                <w:color w:val="FFFFFF" w:themeColor="background1"/>
              </w:rPr>
            </w:pPr>
            <w:r w:rsidRPr="00584345">
              <w:rPr>
                <w:b/>
                <w:color w:val="FFFFFF" w:themeColor="background1"/>
              </w:rPr>
              <w:t>Responsibilities</w:t>
            </w:r>
          </w:p>
        </w:tc>
      </w:tr>
      <w:tr w:rsidR="004B4197" w:rsidRPr="00B91C46" w14:paraId="64AE815C" w14:textId="77777777" w:rsidTr="08E2DEFE">
        <w:trPr>
          <w:cantSplit/>
          <w:trHeight w:val="284"/>
        </w:trPr>
        <w:tc>
          <w:tcPr>
            <w:tcW w:w="1117" w:type="pct"/>
          </w:tcPr>
          <w:p w14:paraId="75E694FE" w14:textId="42B4BA48" w:rsidR="004B4197" w:rsidRPr="00B91C46" w:rsidRDefault="004B4197" w:rsidP="009B213A">
            <w:r>
              <w:t>10M</w:t>
            </w:r>
            <w:r w:rsidR="00AE1D55">
              <w:t xml:space="preserve"> Managed Services </w:t>
            </w:r>
            <w:r w:rsidRPr="00B91C46">
              <w:t>DR Coordinator</w:t>
            </w:r>
            <w:r w:rsidR="000A4E1C">
              <w:t xml:space="preserve"> </w:t>
            </w:r>
            <w:r w:rsidR="00B56383">
              <w:t>/ Technical Account Manager</w:t>
            </w:r>
          </w:p>
        </w:tc>
        <w:tc>
          <w:tcPr>
            <w:tcW w:w="963" w:type="pct"/>
          </w:tcPr>
          <w:p w14:paraId="29EEC03F" w14:textId="1B3B9298" w:rsidR="004B4197" w:rsidRPr="00B91C46" w:rsidRDefault="08E2DEFE" w:rsidP="009B213A">
            <w:r>
              <w:t xml:space="preserve">Person(s) responsible for the 10M DR policies and procedures and </w:t>
            </w:r>
            <w:del w:id="64" w:author="Angel Garcia" w:date="2020-06-16T10:11:00Z">
              <w:r w:rsidDel="00261D36">
                <w:delText>facilitating  recovery</w:delText>
              </w:r>
            </w:del>
            <w:ins w:id="65" w:author="Angel Garcia" w:date="2020-06-16T10:11:00Z">
              <w:r w:rsidR="00261D36">
                <w:t>facilitating recovery</w:t>
              </w:r>
            </w:ins>
            <w:r>
              <w:t xml:space="preserve"> and procedures for testing and recovery events</w:t>
            </w:r>
          </w:p>
        </w:tc>
        <w:tc>
          <w:tcPr>
            <w:tcW w:w="2920" w:type="pct"/>
            <w:tcBorders>
              <w:bottom w:val="single" w:sz="4" w:space="0" w:color="auto"/>
            </w:tcBorders>
          </w:tcPr>
          <w:p w14:paraId="475200FC" w14:textId="77777777" w:rsidR="004B4197" w:rsidRPr="00B91C46" w:rsidRDefault="004B4197" w:rsidP="004B4197">
            <w:pPr>
              <w:pStyle w:val="ListParagraph"/>
              <w:numPr>
                <w:ilvl w:val="0"/>
                <w:numId w:val="30"/>
              </w:numPr>
              <w:ind w:left="343"/>
              <w:contextualSpacing/>
            </w:pPr>
            <w:r w:rsidRPr="00B91C46">
              <w:t xml:space="preserve">Coordinate the teams and activities required to conduct IT Service Continuity </w:t>
            </w:r>
          </w:p>
          <w:p w14:paraId="2FFCA40E" w14:textId="628726F3" w:rsidR="004B4197" w:rsidRPr="00B91C46" w:rsidRDefault="004B4197" w:rsidP="004B4197">
            <w:pPr>
              <w:pStyle w:val="ListParagraph"/>
              <w:numPr>
                <w:ilvl w:val="0"/>
                <w:numId w:val="30"/>
              </w:numPr>
              <w:ind w:left="343"/>
              <w:contextualSpacing/>
            </w:pPr>
            <w:r w:rsidRPr="00B91C46">
              <w:t>Develop and maintain procedures for management during times of crisis</w:t>
            </w:r>
          </w:p>
          <w:p w14:paraId="0A2E8521" w14:textId="77777777" w:rsidR="004B4197" w:rsidRPr="00B91C46" w:rsidRDefault="004B4197" w:rsidP="004B4197">
            <w:pPr>
              <w:pStyle w:val="ListParagraph"/>
              <w:numPr>
                <w:ilvl w:val="0"/>
                <w:numId w:val="30"/>
              </w:numPr>
              <w:ind w:left="343"/>
              <w:contextualSpacing/>
            </w:pPr>
            <w:r w:rsidRPr="00B91C46">
              <w:t>Coordination of Service Continuity Tests, review and communicate the results of the tests</w:t>
            </w:r>
          </w:p>
          <w:p w14:paraId="35B606E0" w14:textId="77777777" w:rsidR="004B4197" w:rsidRPr="00B91C46" w:rsidRDefault="004B4197" w:rsidP="004B4197">
            <w:pPr>
              <w:pStyle w:val="ListParagraph"/>
              <w:numPr>
                <w:ilvl w:val="0"/>
                <w:numId w:val="30"/>
              </w:numPr>
              <w:ind w:left="343"/>
              <w:contextualSpacing/>
            </w:pPr>
            <w:r w:rsidRPr="00B91C46">
              <w:t>To Communicate roles, responsibilities, procedures contained within the IT Service Continuity Plan to all staff and teams required in the plan</w:t>
            </w:r>
          </w:p>
          <w:p w14:paraId="23328895" w14:textId="3EACAA74" w:rsidR="004B4197" w:rsidRPr="00B91C46" w:rsidRDefault="08E2DEFE" w:rsidP="004B4197">
            <w:pPr>
              <w:pStyle w:val="ListParagraph"/>
              <w:numPr>
                <w:ilvl w:val="0"/>
                <w:numId w:val="30"/>
              </w:numPr>
              <w:ind w:left="343"/>
              <w:contextualSpacing/>
            </w:pPr>
            <w:r>
              <w:t>Liaise with Client's DR coordinator to establish and maintain the crisis management process</w:t>
            </w:r>
          </w:p>
        </w:tc>
      </w:tr>
      <w:tr w:rsidR="00B56383" w:rsidRPr="00B91C46" w14:paraId="39EA3F9A" w14:textId="77777777" w:rsidTr="08E2DEFE">
        <w:trPr>
          <w:cantSplit/>
          <w:trHeight w:val="284"/>
        </w:trPr>
        <w:tc>
          <w:tcPr>
            <w:tcW w:w="1117" w:type="pct"/>
          </w:tcPr>
          <w:p w14:paraId="6E4ECFC5" w14:textId="165A233C" w:rsidR="00B56383" w:rsidRDefault="00B56383" w:rsidP="009B213A">
            <w:r>
              <w:t xml:space="preserve">10M </w:t>
            </w:r>
            <w:r w:rsidR="0062071B">
              <w:t>Azure Managed Services Teams</w:t>
            </w:r>
          </w:p>
        </w:tc>
        <w:tc>
          <w:tcPr>
            <w:tcW w:w="963" w:type="pct"/>
          </w:tcPr>
          <w:p w14:paraId="6085A8E2" w14:textId="0FE37266" w:rsidR="00B56383" w:rsidRPr="00B91C46" w:rsidRDefault="0062071B" w:rsidP="009B213A">
            <w:r>
              <w:t>Team that is responsible for</w:t>
            </w:r>
            <w:r w:rsidR="006F4BD5">
              <w:t xml:space="preserve"> implementing DR systems and</w:t>
            </w:r>
            <w:r w:rsidR="007B4977">
              <w:t xml:space="preserve"> ongoing</w:t>
            </w:r>
            <w:r>
              <w:t xml:space="preserve"> monitoring and operations</w:t>
            </w:r>
          </w:p>
        </w:tc>
        <w:tc>
          <w:tcPr>
            <w:tcW w:w="2920" w:type="pct"/>
            <w:tcBorders>
              <w:bottom w:val="single" w:sz="4" w:space="0" w:color="auto"/>
            </w:tcBorders>
          </w:tcPr>
          <w:p w14:paraId="5799DFFB" w14:textId="77777777" w:rsidR="006F4BD5" w:rsidRDefault="006F4BD5" w:rsidP="006F4BD5">
            <w:pPr>
              <w:pStyle w:val="ListParagraph"/>
              <w:numPr>
                <w:ilvl w:val="0"/>
                <w:numId w:val="30"/>
              </w:numPr>
              <w:ind w:left="343"/>
              <w:contextualSpacing/>
            </w:pPr>
            <w:r>
              <w:t>Planning and Architecture</w:t>
            </w:r>
          </w:p>
          <w:p w14:paraId="453273F4" w14:textId="77777777" w:rsidR="006F4BD5" w:rsidRDefault="006F4BD5" w:rsidP="006F4BD5">
            <w:pPr>
              <w:pStyle w:val="ListParagraph"/>
              <w:numPr>
                <w:ilvl w:val="0"/>
                <w:numId w:val="30"/>
              </w:numPr>
              <w:ind w:left="343"/>
              <w:contextualSpacing/>
            </w:pPr>
            <w:r>
              <w:t>Installation of Azure Site Recovery</w:t>
            </w:r>
          </w:p>
          <w:p w14:paraId="3B973454" w14:textId="77777777" w:rsidR="006F4BD5" w:rsidRDefault="006F4BD5" w:rsidP="006F4BD5">
            <w:pPr>
              <w:pStyle w:val="ListParagraph"/>
              <w:numPr>
                <w:ilvl w:val="0"/>
                <w:numId w:val="30"/>
              </w:numPr>
              <w:ind w:left="343"/>
              <w:contextualSpacing/>
            </w:pPr>
            <w:r>
              <w:t>Configuration of Replication</w:t>
            </w:r>
          </w:p>
          <w:p w14:paraId="1B7E4E98" w14:textId="32BF4871" w:rsidR="006F4BD5" w:rsidRDefault="006F4BD5" w:rsidP="006F4BD5">
            <w:pPr>
              <w:pStyle w:val="ListParagraph"/>
              <w:numPr>
                <w:ilvl w:val="0"/>
                <w:numId w:val="30"/>
              </w:numPr>
              <w:ind w:left="343"/>
              <w:contextualSpacing/>
            </w:pPr>
            <w:r>
              <w:t>Failover Testing and Results</w:t>
            </w:r>
          </w:p>
          <w:p w14:paraId="0DAC1C6D" w14:textId="39660FF0" w:rsidR="00B56383" w:rsidRDefault="0062071B" w:rsidP="004B4197">
            <w:pPr>
              <w:pStyle w:val="ListParagraph"/>
              <w:numPr>
                <w:ilvl w:val="0"/>
                <w:numId w:val="30"/>
              </w:numPr>
              <w:ind w:left="343"/>
              <w:contextualSpacing/>
            </w:pPr>
            <w:r>
              <w:t>Monitoring of</w:t>
            </w:r>
            <w:r w:rsidR="007B4977">
              <w:t xml:space="preserve"> Azure Site Recovery of replication and health</w:t>
            </w:r>
          </w:p>
          <w:p w14:paraId="7FAC2CAB" w14:textId="77777777" w:rsidR="007B4977" w:rsidRDefault="009A1664" w:rsidP="004B4197">
            <w:pPr>
              <w:pStyle w:val="ListParagraph"/>
              <w:numPr>
                <w:ilvl w:val="0"/>
                <w:numId w:val="30"/>
              </w:numPr>
              <w:ind w:left="343"/>
              <w:contextualSpacing/>
            </w:pPr>
            <w:r>
              <w:t>Yearly testing of DR Solution</w:t>
            </w:r>
          </w:p>
          <w:p w14:paraId="4CA973B3" w14:textId="77777777" w:rsidR="009A1664" w:rsidRDefault="009A1664" w:rsidP="004B4197">
            <w:pPr>
              <w:pStyle w:val="ListParagraph"/>
              <w:numPr>
                <w:ilvl w:val="0"/>
                <w:numId w:val="30"/>
              </w:numPr>
              <w:ind w:left="343"/>
              <w:contextualSpacing/>
            </w:pPr>
            <w:r>
              <w:t>Recovery of Infrastructure in Azure</w:t>
            </w:r>
          </w:p>
          <w:p w14:paraId="02ACCABC" w14:textId="35E00A5E" w:rsidR="00AB4E1F" w:rsidRPr="00B91C46" w:rsidRDefault="00AB4E1F" w:rsidP="004B4197">
            <w:pPr>
              <w:pStyle w:val="ListParagraph"/>
              <w:numPr>
                <w:ilvl w:val="0"/>
                <w:numId w:val="30"/>
              </w:numPr>
              <w:ind w:left="343"/>
              <w:contextualSpacing/>
            </w:pPr>
            <w:r>
              <w:t>Incident management and escalation</w:t>
            </w:r>
          </w:p>
        </w:tc>
      </w:tr>
      <w:tr w:rsidR="004B4197" w:rsidRPr="00B91C46" w14:paraId="7C13E4E1" w14:textId="77777777" w:rsidTr="08E2DEFE">
        <w:trPr>
          <w:cantSplit/>
          <w:trHeight w:val="284"/>
        </w:trPr>
        <w:tc>
          <w:tcPr>
            <w:tcW w:w="1117" w:type="pct"/>
          </w:tcPr>
          <w:p w14:paraId="15A5A055" w14:textId="4B600ED9" w:rsidR="004B4197" w:rsidRPr="00B91C46" w:rsidRDefault="00C60D4C" w:rsidP="009B213A">
            <w:del w:id="66" w:author="Kevin Babbington" w:date="2020-02-07T08:03:00Z">
              <w:r w:rsidDel="00D21CD7">
                <w:delText>CONTOSO</w:delText>
              </w:r>
              <w:r w:rsidR="00281E54" w:rsidDel="00D21CD7">
                <w:delText xml:space="preserve"> </w:delText>
              </w:r>
            </w:del>
            <w:ins w:id="67" w:author="Kevin Babbington" w:date="2020-02-07T08:03:00Z">
              <w:r w:rsidR="00D21CD7">
                <w:t xml:space="preserve">ELC </w:t>
              </w:r>
            </w:ins>
            <w:del w:id="68" w:author="Kevin Babbington" w:date="2020-02-07T08:04:00Z">
              <w:r w:rsidR="00281E54" w:rsidDel="00672EBF">
                <w:delText xml:space="preserve">Infrastructure </w:delText>
              </w:r>
            </w:del>
            <w:ins w:id="69" w:author="Kevin Babbington" w:date="2020-02-07T08:04:00Z">
              <w:r w:rsidR="00672EBF">
                <w:t xml:space="preserve">application and database </w:t>
              </w:r>
            </w:ins>
            <w:r w:rsidR="00281E54">
              <w:t>Teams</w:t>
            </w:r>
          </w:p>
        </w:tc>
        <w:tc>
          <w:tcPr>
            <w:tcW w:w="963" w:type="pct"/>
          </w:tcPr>
          <w:p w14:paraId="0E04A4AA" w14:textId="4C434B74" w:rsidR="004B4197" w:rsidRPr="00B91C46" w:rsidRDefault="004B4197" w:rsidP="009B213A">
            <w:r w:rsidRPr="00B91C46">
              <w:t xml:space="preserve">This is one or more teams responsible for and maintaining the technology used at the recovery site </w:t>
            </w:r>
          </w:p>
        </w:tc>
        <w:tc>
          <w:tcPr>
            <w:tcW w:w="2920" w:type="pct"/>
          </w:tcPr>
          <w:p w14:paraId="632DC1AE" w14:textId="20E4E32C" w:rsidR="004B4197" w:rsidRPr="00B91C46" w:rsidRDefault="00060410" w:rsidP="004B4197">
            <w:pPr>
              <w:pStyle w:val="ListParagraph"/>
              <w:numPr>
                <w:ilvl w:val="0"/>
                <w:numId w:val="30"/>
              </w:numPr>
              <w:ind w:left="343"/>
              <w:contextualSpacing/>
            </w:pPr>
            <w:r>
              <w:t xml:space="preserve">Provisioning and maintenance of the </w:t>
            </w:r>
            <w:r w:rsidR="00FA1415">
              <w:t xml:space="preserve">source application </w:t>
            </w:r>
            <w:r w:rsidR="004B4197" w:rsidRPr="00B91C46">
              <w:t>platform</w:t>
            </w:r>
            <w:r>
              <w:t>s</w:t>
            </w:r>
            <w:r w:rsidR="004B4197" w:rsidRPr="00B91C46">
              <w:t xml:space="preserve"> (Applications)</w:t>
            </w:r>
          </w:p>
          <w:p w14:paraId="6D6C2BB1" w14:textId="0065263D" w:rsidR="004B4197" w:rsidRPr="00B91C46" w:rsidRDefault="00060410" w:rsidP="004B4197">
            <w:pPr>
              <w:pStyle w:val="ListParagraph"/>
              <w:numPr>
                <w:ilvl w:val="0"/>
                <w:numId w:val="30"/>
              </w:numPr>
              <w:ind w:left="343"/>
              <w:contextualSpacing/>
            </w:pPr>
            <w:r>
              <w:t xml:space="preserve">Provisioning and </w:t>
            </w:r>
            <w:r w:rsidR="006F7469">
              <w:t xml:space="preserve">management of </w:t>
            </w:r>
            <w:r w:rsidR="00FA1415">
              <w:t>source</w:t>
            </w:r>
            <w:r w:rsidR="006F7469">
              <w:t xml:space="preserve"> </w:t>
            </w:r>
            <w:r w:rsidR="004B4197" w:rsidRPr="00B91C46">
              <w:t>database</w:t>
            </w:r>
            <w:r w:rsidR="006F7469">
              <w:t xml:space="preserve"> systems</w:t>
            </w:r>
          </w:p>
          <w:p w14:paraId="0EB620C5" w14:textId="77777777" w:rsidR="004B4197" w:rsidRPr="00B91C46" w:rsidRDefault="004B4197" w:rsidP="004B4197">
            <w:pPr>
              <w:pStyle w:val="ListParagraph"/>
              <w:numPr>
                <w:ilvl w:val="0"/>
                <w:numId w:val="30"/>
              </w:numPr>
              <w:ind w:left="343"/>
              <w:contextualSpacing/>
            </w:pPr>
            <w:r w:rsidRPr="00B91C46">
              <w:t xml:space="preserve">To execute the return to normal procedures </w:t>
            </w:r>
          </w:p>
        </w:tc>
      </w:tr>
      <w:tr w:rsidR="004B4197" w:rsidRPr="00B91C46" w14:paraId="08D06067" w14:textId="77777777" w:rsidTr="08E2DEFE">
        <w:trPr>
          <w:cantSplit/>
          <w:trHeight w:val="284"/>
        </w:trPr>
        <w:tc>
          <w:tcPr>
            <w:tcW w:w="1117" w:type="pct"/>
          </w:tcPr>
          <w:p w14:paraId="2240783D" w14:textId="465E2030" w:rsidR="004B4197" w:rsidRDefault="00C60D4C" w:rsidP="009B213A">
            <w:del w:id="70" w:author="Kevin Babbington" w:date="2020-02-07T08:05:00Z">
              <w:r w:rsidDel="0042190D">
                <w:delText>CONTOSO</w:delText>
              </w:r>
            </w:del>
            <w:ins w:id="71" w:author="Kevin Babbington" w:date="2020-02-07T08:05:00Z">
              <w:r w:rsidR="0042190D">
                <w:t>ELC</w:t>
              </w:r>
            </w:ins>
            <w:ins w:id="72" w:author="Kevin Babbington" w:date="2020-02-07T08:06:00Z">
              <w:r w:rsidR="00FD5C21">
                <w:t xml:space="preserve"> app owners and QA testers</w:t>
              </w:r>
            </w:ins>
            <w:r w:rsidR="004B4197">
              <w:t>,</w:t>
            </w:r>
          </w:p>
          <w:p w14:paraId="1E51703D" w14:textId="18EBBFB7" w:rsidR="004B4197" w:rsidRPr="00B91C46" w:rsidRDefault="004B4197" w:rsidP="009B213A">
            <w:r w:rsidRPr="00B91C46">
              <w:t>DR Coordinator</w:t>
            </w:r>
            <w:r w:rsidR="00E0746B">
              <w:t xml:space="preserve"> / Service Manager</w:t>
            </w:r>
          </w:p>
        </w:tc>
        <w:tc>
          <w:tcPr>
            <w:tcW w:w="963" w:type="pct"/>
          </w:tcPr>
          <w:p w14:paraId="354B90DA" w14:textId="31E3E8F2" w:rsidR="004B4197" w:rsidRPr="00B91C46" w:rsidRDefault="08E2DEFE" w:rsidP="009B213A">
            <w:r>
              <w:t>Provide assistance from the customer’s site with data Verification and functional testing</w:t>
            </w:r>
          </w:p>
        </w:tc>
        <w:tc>
          <w:tcPr>
            <w:tcW w:w="2920" w:type="pct"/>
          </w:tcPr>
          <w:p w14:paraId="2F00D9FB" w14:textId="13C75915" w:rsidR="004B4197" w:rsidRPr="00B91C46" w:rsidRDefault="08E2DEFE" w:rsidP="004B4197">
            <w:pPr>
              <w:pStyle w:val="ListParagraph"/>
              <w:numPr>
                <w:ilvl w:val="0"/>
                <w:numId w:val="30"/>
              </w:numPr>
              <w:ind w:left="343"/>
              <w:contextualSpacing/>
            </w:pPr>
            <w:r>
              <w:t>Develop and maintain procedures for management during times of crisis</w:t>
            </w:r>
          </w:p>
          <w:p w14:paraId="4EB74368" w14:textId="77777777" w:rsidR="004B4197" w:rsidRPr="00B91C46" w:rsidRDefault="004B4197" w:rsidP="004B4197">
            <w:pPr>
              <w:pStyle w:val="ListParagraph"/>
              <w:numPr>
                <w:ilvl w:val="0"/>
                <w:numId w:val="30"/>
              </w:numPr>
              <w:ind w:left="343"/>
              <w:contextualSpacing/>
            </w:pPr>
            <w:r w:rsidRPr="00B91C46">
              <w:t>Coordination of Service Continuity Tests, review and communicate the results of the tests</w:t>
            </w:r>
          </w:p>
          <w:p w14:paraId="67A1C2B9" w14:textId="77777777" w:rsidR="004B4197" w:rsidRPr="00B91C46" w:rsidRDefault="004B4197" w:rsidP="004B4197">
            <w:pPr>
              <w:pStyle w:val="ListParagraph"/>
              <w:numPr>
                <w:ilvl w:val="0"/>
                <w:numId w:val="30"/>
              </w:numPr>
              <w:ind w:left="343"/>
              <w:contextualSpacing/>
            </w:pPr>
            <w:r w:rsidRPr="00B91C46">
              <w:t>To do a handover to end users for functional testing</w:t>
            </w:r>
          </w:p>
          <w:p w14:paraId="43B81A29" w14:textId="36B135D5" w:rsidR="004B4197" w:rsidRPr="00B91C46" w:rsidRDefault="004B4197" w:rsidP="004B4197">
            <w:pPr>
              <w:pStyle w:val="ListParagraph"/>
              <w:numPr>
                <w:ilvl w:val="0"/>
                <w:numId w:val="30"/>
              </w:numPr>
              <w:ind w:left="343"/>
              <w:contextualSpacing/>
            </w:pPr>
            <w:r w:rsidRPr="00B91C46">
              <w:t>To sign and approve pre and post tests</w:t>
            </w:r>
          </w:p>
        </w:tc>
      </w:tr>
      <w:tr w:rsidR="004B4197" w:rsidRPr="00B91C46" w14:paraId="0E809AE3" w14:textId="77777777" w:rsidTr="08E2DEFE">
        <w:trPr>
          <w:cantSplit/>
          <w:trHeight w:val="284"/>
        </w:trPr>
        <w:tc>
          <w:tcPr>
            <w:tcW w:w="1117" w:type="pct"/>
          </w:tcPr>
          <w:p w14:paraId="3D0F0A2A" w14:textId="7460FBEF" w:rsidR="004B4197" w:rsidRPr="00B91C46" w:rsidRDefault="00C60D4C" w:rsidP="009B213A">
            <w:del w:id="73" w:author="Kevin Babbington" w:date="2020-02-07T08:05:00Z">
              <w:r w:rsidDel="002360A6">
                <w:lastRenderedPageBreak/>
                <w:delText>CONTOSO</w:delText>
              </w:r>
              <w:r w:rsidR="004B4197" w:rsidDel="002360A6">
                <w:delText xml:space="preserve"> </w:delText>
              </w:r>
            </w:del>
            <w:ins w:id="74" w:author="Kevin Babbington" w:date="2020-02-07T08:05:00Z">
              <w:r w:rsidR="002360A6">
                <w:t xml:space="preserve">ELC </w:t>
              </w:r>
            </w:ins>
            <w:r w:rsidR="004B4197">
              <w:t>Business Continuity Coordinator</w:t>
            </w:r>
          </w:p>
        </w:tc>
        <w:tc>
          <w:tcPr>
            <w:tcW w:w="963" w:type="pct"/>
          </w:tcPr>
          <w:p w14:paraId="0505B053" w14:textId="66CCA2C1" w:rsidR="004B4197" w:rsidRPr="00B91C46" w:rsidRDefault="004B4197" w:rsidP="009B213A">
            <w:del w:id="75" w:author="Kevin Babbington" w:date="2020-02-07T08:08:00Z">
              <w:r w:rsidRPr="00B91C46" w:rsidDel="001E0DF0">
                <w:delText>Is a person who</w:delText>
              </w:r>
            </w:del>
            <w:ins w:id="76" w:author="Kevin Babbington" w:date="2020-02-07T08:08:00Z">
              <w:r w:rsidR="001E0DF0">
                <w:t>E</w:t>
              </w:r>
            </w:ins>
            <w:del w:id="77" w:author="Kevin Babbington" w:date="2020-02-07T08:08:00Z">
              <w:r w:rsidRPr="00B91C46" w:rsidDel="001E0DF0">
                <w:delText xml:space="preserve"> e</w:delText>
              </w:r>
            </w:del>
            <w:r w:rsidRPr="00B91C46">
              <w:t>xamine, evaluate and report on the adequacy of internal control</w:t>
            </w:r>
          </w:p>
        </w:tc>
        <w:tc>
          <w:tcPr>
            <w:tcW w:w="2920" w:type="pct"/>
          </w:tcPr>
          <w:p w14:paraId="464A0312" w14:textId="0EDEB21D" w:rsidR="004B4197" w:rsidRPr="00B91C46" w:rsidRDefault="004B4197" w:rsidP="004B4197">
            <w:pPr>
              <w:pStyle w:val="ListParagraph"/>
              <w:numPr>
                <w:ilvl w:val="0"/>
                <w:numId w:val="30"/>
              </w:numPr>
              <w:ind w:left="343"/>
              <w:contextualSpacing/>
            </w:pPr>
            <w:r w:rsidRPr="00B91C46">
              <w:t xml:space="preserve">To </w:t>
            </w:r>
            <w:r>
              <w:t xml:space="preserve">provide test assurance </w:t>
            </w:r>
          </w:p>
          <w:p w14:paraId="206495BE" w14:textId="08F8DE19" w:rsidR="004B4197" w:rsidRPr="00B91C46" w:rsidRDefault="004B4197" w:rsidP="004B4197">
            <w:pPr>
              <w:pStyle w:val="ListParagraph"/>
              <w:numPr>
                <w:ilvl w:val="0"/>
                <w:numId w:val="30"/>
              </w:numPr>
              <w:ind w:left="343"/>
              <w:contextualSpacing/>
            </w:pPr>
            <w:r w:rsidRPr="00B91C46">
              <w:t xml:space="preserve">To improve the effectiveness of risk management, </w:t>
            </w:r>
            <w:del w:id="78" w:author="Angel Garcia" w:date="2020-06-16T16:20:00Z">
              <w:r w:rsidRPr="00B91C46" w:rsidDel="00173963">
                <w:delText>controls</w:delText>
              </w:r>
            </w:del>
            <w:ins w:id="79" w:author="Angel Garcia" w:date="2020-06-16T16:20:00Z">
              <w:r w:rsidR="00173963" w:rsidRPr="00B91C46">
                <w:t>controls,</w:t>
              </w:r>
            </w:ins>
            <w:r w:rsidRPr="00B91C46">
              <w:t xml:space="preserve"> and governance processes.</w:t>
            </w:r>
          </w:p>
          <w:p w14:paraId="4DD16972" w14:textId="180767FA" w:rsidR="004B4197" w:rsidRPr="00B91C46" w:rsidRDefault="004B4197" w:rsidP="004B4197">
            <w:pPr>
              <w:pStyle w:val="ListParagraph"/>
              <w:numPr>
                <w:ilvl w:val="0"/>
                <w:numId w:val="30"/>
              </w:numPr>
              <w:ind w:left="343"/>
              <w:contextualSpacing/>
            </w:pPr>
            <w:r w:rsidRPr="00B91C46">
              <w:t xml:space="preserve">To </w:t>
            </w:r>
            <w:r>
              <w:t>ensure alignment between IT DR and business continuity plans (</w:t>
            </w:r>
            <w:del w:id="80" w:author="Kevin Babbington" w:date="2020-02-07T08:43:00Z">
              <w:r w:rsidDel="00E33F85">
                <w:delText>B</w:delText>
              </w:r>
              <w:r w:rsidR="00C60D4C" w:rsidDel="00E33F85">
                <w:delText>Contoso</w:delText>
              </w:r>
            </w:del>
            <w:ins w:id="81" w:author="Kevin Babbington" w:date="2020-02-07T08:43:00Z">
              <w:r w:rsidR="00E33F85">
                <w:t>ELC</w:t>
              </w:r>
            </w:ins>
            <w:r>
              <w:t xml:space="preserve">) </w:t>
            </w:r>
          </w:p>
          <w:p w14:paraId="75C728EE" w14:textId="77777777" w:rsidR="004B4197" w:rsidRPr="00B91C46" w:rsidRDefault="004B4197" w:rsidP="004B4197">
            <w:pPr>
              <w:pStyle w:val="ListParagraph"/>
              <w:numPr>
                <w:ilvl w:val="0"/>
                <w:numId w:val="30"/>
              </w:numPr>
              <w:ind w:left="343"/>
              <w:contextualSpacing/>
            </w:pPr>
            <w:r>
              <w:t>To ensure c</w:t>
            </w:r>
            <w:r w:rsidRPr="00B91C46">
              <w:t xml:space="preserve">ompliance with relevant policies, procedures, and </w:t>
            </w:r>
            <w:r>
              <w:t>standards</w:t>
            </w:r>
          </w:p>
          <w:p w14:paraId="747A2F97" w14:textId="77777777" w:rsidR="004B4197" w:rsidRPr="00B91C46" w:rsidRDefault="004B4197" w:rsidP="004B4197">
            <w:pPr>
              <w:pStyle w:val="ListParagraph"/>
              <w:numPr>
                <w:ilvl w:val="0"/>
                <w:numId w:val="30"/>
              </w:numPr>
              <w:ind w:left="343"/>
              <w:contextualSpacing/>
            </w:pPr>
            <w:r w:rsidRPr="00B91C46">
              <w:t xml:space="preserve">To perform an objective assessment of the effectiveness of risk management and </w:t>
            </w:r>
            <w:r>
              <w:t xml:space="preserve">whether the test meets the requirements of the Transnet minimum </w:t>
            </w:r>
            <w:r w:rsidRPr="00B91C46">
              <w:t>control framework</w:t>
            </w:r>
          </w:p>
        </w:tc>
      </w:tr>
      <w:tr w:rsidR="004B4197" w:rsidRPr="00B91C46" w14:paraId="6C3E7D20" w14:textId="77777777" w:rsidTr="08E2DEFE">
        <w:trPr>
          <w:cantSplit/>
          <w:trHeight w:val="1012"/>
        </w:trPr>
        <w:tc>
          <w:tcPr>
            <w:tcW w:w="1117" w:type="pct"/>
          </w:tcPr>
          <w:p w14:paraId="76C2A0A5" w14:textId="73AE59D3" w:rsidR="004B4197" w:rsidRPr="00B91C46" w:rsidRDefault="00263C86" w:rsidP="009B213A">
            <w:r>
              <w:t xml:space="preserve">10M </w:t>
            </w:r>
            <w:r w:rsidR="004B4197" w:rsidRPr="00B91C46">
              <w:t>Service Desk</w:t>
            </w:r>
          </w:p>
        </w:tc>
        <w:tc>
          <w:tcPr>
            <w:tcW w:w="963" w:type="pct"/>
          </w:tcPr>
          <w:p w14:paraId="2399E443" w14:textId="77777777" w:rsidR="004B4197" w:rsidRPr="00B91C46" w:rsidRDefault="004B4197" w:rsidP="009B213A">
            <w:r w:rsidRPr="00B91C46">
              <w:t>Notification of incident or change request</w:t>
            </w:r>
          </w:p>
        </w:tc>
        <w:tc>
          <w:tcPr>
            <w:tcW w:w="2920" w:type="pct"/>
          </w:tcPr>
          <w:p w14:paraId="61D69DCD" w14:textId="1C2F33CB" w:rsidR="004B4197" w:rsidRPr="00B91C46" w:rsidRDefault="004B4197" w:rsidP="004B4197">
            <w:pPr>
              <w:pStyle w:val="ListParagraph"/>
              <w:numPr>
                <w:ilvl w:val="0"/>
                <w:numId w:val="30"/>
              </w:numPr>
              <w:ind w:left="343"/>
              <w:contextualSpacing/>
            </w:pPr>
            <w:r w:rsidRPr="00B91C46">
              <w:t xml:space="preserve">To log changes, </w:t>
            </w:r>
            <w:del w:id="82" w:author="Angel Garcia" w:date="2020-06-16T16:20:00Z">
              <w:r w:rsidRPr="00B91C46" w:rsidDel="00173963">
                <w:delText>incidents</w:delText>
              </w:r>
            </w:del>
            <w:ins w:id="83" w:author="Angel Garcia" w:date="2020-06-16T16:20:00Z">
              <w:r w:rsidR="00173963" w:rsidRPr="00B91C46">
                <w:t>incidents,</w:t>
              </w:r>
            </w:ins>
            <w:r w:rsidRPr="00B91C46">
              <w:t xml:space="preserve"> and request</w:t>
            </w:r>
          </w:p>
          <w:p w14:paraId="0170BBE9" w14:textId="5898C9CB" w:rsidR="004B4197" w:rsidRPr="00B91C46" w:rsidRDefault="004B4197" w:rsidP="004B4197">
            <w:pPr>
              <w:pStyle w:val="ListParagraph"/>
              <w:numPr>
                <w:ilvl w:val="0"/>
                <w:numId w:val="30"/>
              </w:numPr>
              <w:ind w:left="343"/>
              <w:contextualSpacing/>
            </w:pPr>
            <w:r w:rsidRPr="00B91C46">
              <w:t xml:space="preserve">To updates changes, </w:t>
            </w:r>
            <w:del w:id="84" w:author="Angel Garcia" w:date="2020-06-16T16:20:00Z">
              <w:r w:rsidRPr="00B91C46" w:rsidDel="00173963">
                <w:delText>incidents</w:delText>
              </w:r>
            </w:del>
            <w:ins w:id="85" w:author="Angel Garcia" w:date="2020-06-16T16:20:00Z">
              <w:r w:rsidR="00173963" w:rsidRPr="00B91C46">
                <w:t>incidents,</w:t>
              </w:r>
            </w:ins>
            <w:r w:rsidRPr="00B91C46">
              <w:t xml:space="preserve"> and request</w:t>
            </w:r>
          </w:p>
          <w:p w14:paraId="5CE5857A" w14:textId="3AA56777" w:rsidR="004B4197" w:rsidRPr="00B91C46" w:rsidRDefault="004B4197" w:rsidP="004B4197">
            <w:pPr>
              <w:pStyle w:val="ListParagraph"/>
              <w:keepNext/>
              <w:numPr>
                <w:ilvl w:val="0"/>
                <w:numId w:val="30"/>
              </w:numPr>
              <w:ind w:left="343"/>
              <w:contextualSpacing/>
            </w:pPr>
            <w:r w:rsidRPr="00B91C46">
              <w:t xml:space="preserve">To close changes, </w:t>
            </w:r>
            <w:del w:id="86" w:author="Angel Garcia" w:date="2020-06-16T16:20:00Z">
              <w:r w:rsidRPr="00B91C46" w:rsidDel="00173963">
                <w:delText>incidents</w:delText>
              </w:r>
            </w:del>
            <w:ins w:id="87" w:author="Angel Garcia" w:date="2020-06-16T16:20:00Z">
              <w:r w:rsidR="00173963" w:rsidRPr="00B91C46">
                <w:t>incidents,</w:t>
              </w:r>
            </w:ins>
            <w:r w:rsidRPr="00B91C46">
              <w:t xml:space="preserve"> and requests.</w:t>
            </w:r>
          </w:p>
        </w:tc>
      </w:tr>
    </w:tbl>
    <w:p w14:paraId="3D98D668" w14:textId="6D229054" w:rsidR="00C119F9" w:rsidRDefault="00C119F9" w:rsidP="00C119F9">
      <w:pPr>
        <w:rPr>
          <w:lang w:val="en-GB"/>
        </w:rPr>
      </w:pPr>
    </w:p>
    <w:p w14:paraId="7444A2A2" w14:textId="6532F4FF" w:rsidR="00515E38" w:rsidRDefault="00DB33A5" w:rsidP="00DB33A5">
      <w:pPr>
        <w:pStyle w:val="Heading1"/>
        <w:rPr>
          <w:lang w:val="en-GB"/>
        </w:rPr>
      </w:pPr>
      <w:bookmarkStart w:id="88" w:name="_Toc16743286"/>
      <w:r>
        <w:rPr>
          <w:lang w:val="en-GB"/>
        </w:rPr>
        <w:t>Declaring a Disaster</w:t>
      </w:r>
      <w:bookmarkEnd w:id="88"/>
    </w:p>
    <w:p w14:paraId="6EEDBA64" w14:textId="311493C7" w:rsidR="00C004DE" w:rsidRDefault="00C004DE" w:rsidP="00C004DE">
      <w:pPr>
        <w:rPr>
          <w:lang w:val="en-GB"/>
        </w:rPr>
      </w:pPr>
    </w:p>
    <w:p w14:paraId="3ADE11A9" w14:textId="77777777" w:rsidR="00C004DE" w:rsidRPr="00C004DE" w:rsidRDefault="00C004DE" w:rsidP="00584345">
      <w:pPr>
        <w:pStyle w:val="Heading2"/>
        <w:rPr>
          <w:rFonts w:eastAsia="Times New Roman"/>
          <w:lang w:val="en-ZA" w:eastAsia="en-ZA"/>
        </w:rPr>
      </w:pPr>
      <w:bookmarkStart w:id="89" w:name="_Toc16743287"/>
      <w:r w:rsidRPr="00C004DE">
        <w:rPr>
          <w:rFonts w:eastAsia="Times New Roman"/>
          <w:lang w:val="en-ZA" w:eastAsia="en-ZA"/>
        </w:rPr>
        <w:t>DR Process</w:t>
      </w:r>
      <w:bookmarkEnd w:id="89"/>
    </w:p>
    <w:p w14:paraId="7458653F" w14:textId="77777777" w:rsidR="00C004DE" w:rsidRPr="00C004DE" w:rsidRDefault="00C004DE" w:rsidP="00C004DE">
      <w:pPr>
        <w:autoSpaceDE w:val="0"/>
        <w:autoSpaceDN w:val="0"/>
        <w:adjustRightInd w:val="0"/>
        <w:rPr>
          <w:rFonts w:ascii="Verdana" w:eastAsia="Times New Roman" w:hAnsi="Verdana" w:cs="Verdana"/>
          <w:color w:val="000000"/>
          <w:sz w:val="20"/>
          <w:szCs w:val="20"/>
          <w:lang w:val="en-ZA" w:eastAsia="en-ZA"/>
        </w:rPr>
      </w:pPr>
    </w:p>
    <w:p w14:paraId="7E310E74" w14:textId="77777777" w:rsidR="00C004DE" w:rsidRPr="00584345" w:rsidRDefault="00C004DE" w:rsidP="00584345">
      <w:pPr>
        <w:rPr>
          <w:lang w:val="en-ZA" w:eastAsia="en-ZA"/>
        </w:rPr>
      </w:pPr>
      <w:r w:rsidRPr="00584345">
        <w:rPr>
          <w:lang w:val="en-ZA" w:eastAsia="en-ZA"/>
        </w:rPr>
        <w:t xml:space="preserve">This Disaster Recovery (DR) process includes: </w:t>
      </w:r>
    </w:p>
    <w:p w14:paraId="3B047FFC" w14:textId="77777777" w:rsidR="00C004DE" w:rsidRPr="00584345" w:rsidRDefault="00C004DE" w:rsidP="00584345">
      <w:pPr>
        <w:rPr>
          <w:lang w:val="en-ZA" w:eastAsia="en-ZA"/>
        </w:rPr>
      </w:pPr>
    </w:p>
    <w:p w14:paraId="36AECC86" w14:textId="77777777" w:rsidR="00C004DE" w:rsidRPr="00584345" w:rsidRDefault="00C004DE" w:rsidP="00584345">
      <w:pPr>
        <w:pStyle w:val="ListParagraph"/>
        <w:numPr>
          <w:ilvl w:val="0"/>
          <w:numId w:val="43"/>
        </w:numPr>
        <w:rPr>
          <w:lang w:val="en-ZA" w:eastAsia="en-ZA"/>
        </w:rPr>
      </w:pPr>
      <w:r w:rsidRPr="00584345">
        <w:rPr>
          <w:lang w:val="en-ZA" w:eastAsia="en-ZA"/>
        </w:rPr>
        <w:t>Invocation process</w:t>
      </w:r>
    </w:p>
    <w:p w14:paraId="0A7EB3E5" w14:textId="77777777" w:rsidR="00C004DE" w:rsidRPr="00584345" w:rsidRDefault="00C004DE" w:rsidP="00584345">
      <w:pPr>
        <w:pStyle w:val="ListParagraph"/>
        <w:numPr>
          <w:ilvl w:val="0"/>
          <w:numId w:val="43"/>
        </w:numPr>
        <w:rPr>
          <w:lang w:val="en-ZA" w:eastAsia="en-ZA"/>
        </w:rPr>
      </w:pPr>
      <w:r w:rsidRPr="00584345">
        <w:rPr>
          <w:lang w:val="en-ZA" w:eastAsia="en-ZA"/>
        </w:rPr>
        <w:t xml:space="preserve">Bridge call process </w:t>
      </w:r>
    </w:p>
    <w:p w14:paraId="39C81675" w14:textId="314578F4" w:rsidR="00C004DE" w:rsidRPr="00584345" w:rsidRDefault="000E3748" w:rsidP="00584345">
      <w:pPr>
        <w:pStyle w:val="ListParagraph"/>
        <w:numPr>
          <w:ilvl w:val="0"/>
          <w:numId w:val="43"/>
        </w:numPr>
        <w:rPr>
          <w:lang w:val="en-ZA" w:eastAsia="en-ZA"/>
        </w:rPr>
      </w:pPr>
      <w:r>
        <w:rPr>
          <w:lang w:val="en-ZA" w:eastAsia="en-ZA"/>
        </w:rPr>
        <w:t>Collaboration</w:t>
      </w:r>
      <w:r w:rsidR="00C004DE" w:rsidRPr="00584345">
        <w:rPr>
          <w:lang w:val="en-ZA" w:eastAsia="en-ZA"/>
        </w:rPr>
        <w:t xml:space="preserve"> process </w:t>
      </w:r>
    </w:p>
    <w:p w14:paraId="4C125E2B" w14:textId="77777777" w:rsidR="00C004DE" w:rsidRPr="00584345" w:rsidRDefault="00C004DE" w:rsidP="00584345">
      <w:pPr>
        <w:pStyle w:val="ListParagraph"/>
        <w:numPr>
          <w:ilvl w:val="0"/>
          <w:numId w:val="43"/>
        </w:numPr>
        <w:rPr>
          <w:lang w:val="en-ZA" w:eastAsia="en-ZA"/>
        </w:rPr>
      </w:pPr>
      <w:r w:rsidRPr="00584345">
        <w:rPr>
          <w:lang w:val="en-ZA" w:eastAsia="en-ZA"/>
        </w:rPr>
        <w:t xml:space="preserve">War room process </w:t>
      </w:r>
    </w:p>
    <w:p w14:paraId="77B38563" w14:textId="77777777" w:rsidR="00C004DE" w:rsidRPr="00584345" w:rsidRDefault="00C004DE" w:rsidP="00584345">
      <w:pPr>
        <w:pStyle w:val="ListParagraph"/>
        <w:numPr>
          <w:ilvl w:val="0"/>
          <w:numId w:val="43"/>
        </w:numPr>
        <w:rPr>
          <w:lang w:val="en-ZA" w:eastAsia="en-ZA"/>
        </w:rPr>
      </w:pPr>
      <w:r w:rsidRPr="00584345">
        <w:rPr>
          <w:lang w:val="en-ZA" w:eastAsia="en-ZA"/>
        </w:rPr>
        <w:t xml:space="preserve">Communications Process </w:t>
      </w:r>
    </w:p>
    <w:p w14:paraId="56B0C770" w14:textId="77777777" w:rsidR="00C004DE" w:rsidRPr="00584345" w:rsidRDefault="00C004DE" w:rsidP="00584345">
      <w:pPr>
        <w:pStyle w:val="ListParagraph"/>
        <w:numPr>
          <w:ilvl w:val="0"/>
          <w:numId w:val="43"/>
        </w:numPr>
        <w:rPr>
          <w:lang w:val="en-ZA" w:eastAsia="en-ZA"/>
        </w:rPr>
      </w:pPr>
      <w:r w:rsidRPr="00584345">
        <w:rPr>
          <w:lang w:val="en-ZA" w:eastAsia="en-ZA"/>
        </w:rPr>
        <w:t xml:space="preserve">Close out of the DR </w:t>
      </w:r>
    </w:p>
    <w:p w14:paraId="56DFF8D7" w14:textId="77777777" w:rsidR="00C004DE" w:rsidRPr="00C004DE" w:rsidRDefault="00C004DE" w:rsidP="00584345">
      <w:pPr>
        <w:pStyle w:val="ListParagraph"/>
        <w:numPr>
          <w:ilvl w:val="0"/>
          <w:numId w:val="43"/>
        </w:numPr>
        <w:rPr>
          <w:rFonts w:ascii="Verdana" w:hAnsi="Verdana" w:cs="Verdana"/>
          <w:lang w:val="en-ZA" w:eastAsia="en-ZA"/>
        </w:rPr>
      </w:pPr>
      <w:r w:rsidRPr="00584345">
        <w:rPr>
          <w:lang w:val="en-ZA" w:eastAsia="en-ZA"/>
        </w:rPr>
        <w:t>PIR (Post Incident Report) after the DR</w:t>
      </w:r>
      <w:r w:rsidRPr="00C004DE">
        <w:rPr>
          <w:rFonts w:ascii="Verdana" w:hAnsi="Verdana" w:cs="Verdana"/>
          <w:lang w:val="en-ZA" w:eastAsia="en-ZA"/>
        </w:rPr>
        <w:t xml:space="preserve"> </w:t>
      </w:r>
    </w:p>
    <w:p w14:paraId="695A322F" w14:textId="77777777" w:rsidR="00C004DE" w:rsidRPr="00C004DE" w:rsidRDefault="00C004DE" w:rsidP="00C004DE">
      <w:pPr>
        <w:autoSpaceDE w:val="0"/>
        <w:autoSpaceDN w:val="0"/>
        <w:adjustRightInd w:val="0"/>
        <w:rPr>
          <w:rFonts w:ascii="Verdana" w:eastAsia="Times New Roman" w:hAnsi="Verdana" w:cs="Verdana"/>
          <w:color w:val="000000"/>
          <w:sz w:val="20"/>
          <w:szCs w:val="20"/>
          <w:lang w:val="en-ZA" w:eastAsia="en-ZA"/>
        </w:rPr>
      </w:pPr>
    </w:p>
    <w:p w14:paraId="44442C5C" w14:textId="77777777" w:rsidR="00C004DE" w:rsidRPr="00C004DE" w:rsidRDefault="00C004DE" w:rsidP="00C004DE">
      <w:pPr>
        <w:autoSpaceDE w:val="0"/>
        <w:autoSpaceDN w:val="0"/>
        <w:adjustRightInd w:val="0"/>
        <w:rPr>
          <w:rFonts w:ascii="Verdana" w:eastAsia="Times New Roman" w:hAnsi="Verdana" w:cs="Verdana"/>
          <w:color w:val="000000"/>
          <w:sz w:val="20"/>
          <w:szCs w:val="20"/>
          <w:lang w:val="en-ZA" w:eastAsia="en-ZA"/>
        </w:rPr>
      </w:pPr>
    </w:p>
    <w:p w14:paraId="0666A5DC" w14:textId="662F73C5" w:rsidR="00C004DE" w:rsidRPr="00C004DE" w:rsidRDefault="00C004DE" w:rsidP="00584345">
      <w:pPr>
        <w:pStyle w:val="Heading2"/>
        <w:rPr>
          <w:rFonts w:eastAsia="Times New Roman"/>
          <w:lang w:val="en-ZA" w:eastAsia="en-ZA"/>
        </w:rPr>
      </w:pPr>
      <w:bookmarkStart w:id="90" w:name="_Toc16743288"/>
      <w:r w:rsidRPr="00C004DE">
        <w:rPr>
          <w:rFonts w:eastAsia="Times New Roman"/>
          <w:lang w:val="en-ZA" w:eastAsia="en-ZA"/>
        </w:rPr>
        <w:t>Invocation Process (in the case of a Live DR)</w:t>
      </w:r>
      <w:bookmarkEnd w:id="90"/>
      <w:r w:rsidRPr="00C004DE">
        <w:rPr>
          <w:rFonts w:eastAsia="Times New Roman"/>
          <w:lang w:val="en-ZA" w:eastAsia="en-ZA"/>
        </w:rPr>
        <w:t xml:space="preserve"> </w:t>
      </w:r>
    </w:p>
    <w:p w14:paraId="2AF593A2" w14:textId="77777777" w:rsidR="00C004DE" w:rsidRPr="00C004DE" w:rsidRDefault="00C004DE" w:rsidP="00C004DE">
      <w:pPr>
        <w:autoSpaceDE w:val="0"/>
        <w:autoSpaceDN w:val="0"/>
        <w:adjustRightInd w:val="0"/>
        <w:rPr>
          <w:rFonts w:ascii="Verdana" w:eastAsia="Times New Roman" w:hAnsi="Verdana" w:cs="Verdana"/>
          <w:color w:val="000000"/>
          <w:sz w:val="20"/>
          <w:szCs w:val="20"/>
          <w:lang w:val="en-ZA" w:eastAsia="en-ZA"/>
        </w:rPr>
      </w:pPr>
    </w:p>
    <w:p w14:paraId="2A2D75DC" w14:textId="77777777" w:rsidR="00C004DE" w:rsidRPr="00C004DE" w:rsidRDefault="00C004DE" w:rsidP="00C004DE">
      <w:pPr>
        <w:autoSpaceDE w:val="0"/>
        <w:autoSpaceDN w:val="0"/>
        <w:adjustRightInd w:val="0"/>
        <w:rPr>
          <w:rFonts w:ascii="Verdana" w:eastAsia="Times New Roman" w:hAnsi="Verdana" w:cs="Verdana"/>
          <w:color w:val="000000"/>
          <w:sz w:val="20"/>
          <w:szCs w:val="20"/>
          <w:lang w:val="en-ZA" w:eastAsia="en-ZA"/>
        </w:rPr>
      </w:pPr>
    </w:p>
    <w:p w14:paraId="2D0F41C1" w14:textId="748F5CC7" w:rsidR="00C004DE" w:rsidRDefault="0053583A" w:rsidP="00584345">
      <w:pPr>
        <w:rPr>
          <w:lang w:val="en-ZA" w:eastAsia="en-ZA"/>
        </w:rPr>
      </w:pPr>
      <w:ins w:id="91" w:author="Kevin Babbington" w:date="2020-02-07T08:12:00Z">
        <w:r>
          <w:rPr>
            <w:lang w:val="en-ZA" w:eastAsia="en-ZA"/>
          </w:rPr>
          <w:t>In the event of a DR event</w:t>
        </w:r>
        <w:r w:rsidR="00F85D9A">
          <w:rPr>
            <w:lang w:val="en-ZA" w:eastAsia="en-ZA"/>
          </w:rPr>
          <w:t>, a</w:t>
        </w:r>
      </w:ins>
      <w:del w:id="92" w:author="Kevin Babbington" w:date="2020-02-07T08:12:00Z">
        <w:r w:rsidR="00C004DE" w:rsidRPr="00C004DE" w:rsidDel="00F85D9A">
          <w:rPr>
            <w:lang w:val="en-ZA" w:eastAsia="en-ZA"/>
          </w:rPr>
          <w:delText>A</w:delText>
        </w:r>
      </w:del>
      <w:r w:rsidR="00C004DE" w:rsidRPr="00C004DE">
        <w:rPr>
          <w:lang w:val="en-ZA" w:eastAsia="en-ZA"/>
        </w:rPr>
        <w:t xml:space="preserve"> high priority</w:t>
      </w:r>
      <w:ins w:id="93" w:author="Kevin Babbington" w:date="2020-02-07T08:09:00Z">
        <w:r w:rsidR="00C006E2">
          <w:rPr>
            <w:lang w:val="en-ZA" w:eastAsia="en-ZA"/>
          </w:rPr>
          <w:t xml:space="preserve"> (P1)</w:t>
        </w:r>
      </w:ins>
      <w:r w:rsidR="00C004DE" w:rsidRPr="00C004DE">
        <w:rPr>
          <w:lang w:val="en-ZA" w:eastAsia="en-ZA"/>
        </w:rPr>
        <w:t xml:space="preserve"> incident would be</w:t>
      </w:r>
      <w:ins w:id="94" w:author="Kevin Babbington" w:date="2020-02-07T08:13:00Z">
        <w:r w:rsidR="00DA7E3B">
          <w:rPr>
            <w:lang w:val="en-ZA" w:eastAsia="en-ZA"/>
          </w:rPr>
          <w:t xml:space="preserve"> raised</w:t>
        </w:r>
      </w:ins>
      <w:del w:id="95" w:author="Kevin Babbington" w:date="2020-02-07T08:13:00Z">
        <w:r w:rsidR="00C004DE" w:rsidRPr="00C004DE" w:rsidDel="00DA7E3B">
          <w:rPr>
            <w:lang w:val="en-ZA" w:eastAsia="en-ZA"/>
          </w:rPr>
          <w:delText xml:space="preserve"> logged</w:delText>
        </w:r>
      </w:del>
      <w:r w:rsidR="00C004DE" w:rsidRPr="00C004DE">
        <w:rPr>
          <w:lang w:val="en-ZA" w:eastAsia="en-ZA"/>
        </w:rPr>
        <w:t xml:space="preserve"> for the failed application or </w:t>
      </w:r>
      <w:del w:id="96" w:author="Kevin Babbington" w:date="2020-02-07T08:13:00Z">
        <w:r w:rsidR="00C004DE" w:rsidRPr="00C004DE" w:rsidDel="00A96E34">
          <w:rPr>
            <w:lang w:val="en-ZA" w:eastAsia="en-ZA"/>
          </w:rPr>
          <w:delText>technolog</w:delText>
        </w:r>
      </w:del>
      <w:ins w:id="97" w:author="Kevin Babbington" w:date="2020-02-07T08:13:00Z">
        <w:r w:rsidR="00A96E34" w:rsidRPr="00C004DE">
          <w:rPr>
            <w:lang w:val="en-ZA" w:eastAsia="en-ZA"/>
          </w:rPr>
          <w:t>technology</w:t>
        </w:r>
        <w:r w:rsidR="00A96E34">
          <w:rPr>
            <w:lang w:val="en-ZA" w:eastAsia="en-ZA"/>
          </w:rPr>
          <w:t xml:space="preserve"> by </w:t>
        </w:r>
        <w:r w:rsidR="00E72B60">
          <w:rPr>
            <w:lang w:val="en-ZA" w:eastAsia="en-ZA"/>
          </w:rPr>
          <w:t>ELC</w:t>
        </w:r>
      </w:ins>
      <w:del w:id="98" w:author="Kevin Babbington" w:date="2020-02-07T08:12:00Z">
        <w:r w:rsidR="00C004DE" w:rsidRPr="00C004DE" w:rsidDel="00F85D9A">
          <w:rPr>
            <w:lang w:val="en-ZA" w:eastAsia="en-ZA"/>
          </w:rPr>
          <w:delText>y</w:delText>
        </w:r>
      </w:del>
      <w:r w:rsidR="00C004DE" w:rsidRPr="00C004DE">
        <w:rPr>
          <w:lang w:val="en-ZA" w:eastAsia="en-ZA"/>
        </w:rPr>
        <w:t>.</w:t>
      </w:r>
      <w:ins w:id="99" w:author="Kevin Babbington" w:date="2020-02-07T08:13:00Z">
        <w:r w:rsidR="00E72B60">
          <w:rPr>
            <w:lang w:val="en-ZA" w:eastAsia="en-ZA"/>
          </w:rPr>
          <w:t xml:space="preserve"> ELC will determine the qualifying </w:t>
        </w:r>
      </w:ins>
      <w:ins w:id="100" w:author="Kevin Babbington" w:date="2020-02-07T08:14:00Z">
        <w:r w:rsidR="007E17B4">
          <w:rPr>
            <w:lang w:val="en-ZA" w:eastAsia="en-ZA"/>
          </w:rPr>
          <w:t>criteria</w:t>
        </w:r>
      </w:ins>
      <w:ins w:id="101" w:author="Kevin Babbington" w:date="2020-02-07T08:13:00Z">
        <w:r w:rsidR="00E72B60">
          <w:rPr>
            <w:lang w:val="en-ZA" w:eastAsia="en-ZA"/>
          </w:rPr>
          <w:t xml:space="preserve"> for </w:t>
        </w:r>
        <w:r w:rsidR="00DF0566">
          <w:rPr>
            <w:lang w:val="en-ZA" w:eastAsia="en-ZA"/>
          </w:rPr>
          <w:t>raising a P</w:t>
        </w:r>
      </w:ins>
      <w:ins w:id="102" w:author="Kevin Babbington" w:date="2020-02-07T08:15:00Z">
        <w:r w:rsidR="00E704BE">
          <w:rPr>
            <w:lang w:val="en-ZA" w:eastAsia="en-ZA"/>
          </w:rPr>
          <w:t>1</w:t>
        </w:r>
      </w:ins>
      <w:ins w:id="103" w:author="Kevin Babbington" w:date="2020-02-07T08:13:00Z">
        <w:r w:rsidR="00DF0566">
          <w:rPr>
            <w:lang w:val="en-ZA" w:eastAsia="en-ZA"/>
          </w:rPr>
          <w:t xml:space="preserve"> incident and </w:t>
        </w:r>
      </w:ins>
      <w:ins w:id="104" w:author="Kevin Babbington" w:date="2020-02-07T08:14:00Z">
        <w:r w:rsidR="00D4089E">
          <w:rPr>
            <w:lang w:val="en-ZA" w:eastAsia="en-ZA"/>
          </w:rPr>
          <w:t>initiating</w:t>
        </w:r>
        <w:r w:rsidR="00040A4D">
          <w:rPr>
            <w:lang w:val="en-ZA" w:eastAsia="en-ZA"/>
          </w:rPr>
          <w:t xml:space="preserve"> a failover</w:t>
        </w:r>
        <w:r w:rsidR="00922137">
          <w:rPr>
            <w:lang w:val="en-ZA" w:eastAsia="en-ZA"/>
          </w:rPr>
          <w:t xml:space="preserve"> for the </w:t>
        </w:r>
        <w:r w:rsidR="00D4089E">
          <w:rPr>
            <w:lang w:val="en-ZA" w:eastAsia="en-ZA"/>
          </w:rPr>
          <w:t xml:space="preserve">workload. </w:t>
        </w:r>
      </w:ins>
      <w:r w:rsidR="00C004DE" w:rsidRPr="00C004DE">
        <w:rPr>
          <w:lang w:val="en-ZA" w:eastAsia="en-ZA"/>
        </w:rPr>
        <w:t xml:space="preserve">  </w:t>
      </w:r>
      <w:del w:id="105" w:author="Kevin Babbington" w:date="2020-02-07T08:10:00Z">
        <w:r w:rsidR="00C004DE" w:rsidRPr="00C004DE" w:rsidDel="00306DDE">
          <w:rPr>
            <w:lang w:val="en-ZA" w:eastAsia="en-ZA"/>
          </w:rPr>
          <w:delText xml:space="preserve">The decision would be taken by the </w:delText>
        </w:r>
        <w:r w:rsidR="00C60D4C" w:rsidDel="00BE029E">
          <w:rPr>
            <w:lang w:val="en-ZA" w:eastAsia="en-ZA"/>
          </w:rPr>
          <w:delText>CONTOSO</w:delText>
        </w:r>
        <w:r w:rsidR="000646B2" w:rsidDel="00BE029E">
          <w:rPr>
            <w:lang w:val="en-ZA" w:eastAsia="en-ZA"/>
          </w:rPr>
          <w:delText xml:space="preserve"> T</w:delText>
        </w:r>
        <w:r w:rsidR="000646B2" w:rsidDel="00306DDE">
          <w:rPr>
            <w:lang w:val="en-ZA" w:eastAsia="en-ZA"/>
          </w:rPr>
          <w:delText>eam</w:delText>
        </w:r>
        <w:r w:rsidR="00C004DE" w:rsidRPr="00C004DE" w:rsidDel="00306DDE">
          <w:rPr>
            <w:b/>
            <w:lang w:val="en-ZA" w:eastAsia="en-ZA"/>
          </w:rPr>
          <w:delText xml:space="preserve"> </w:delText>
        </w:r>
        <w:r w:rsidR="00C004DE" w:rsidRPr="00C004DE" w:rsidDel="00306DDE">
          <w:rPr>
            <w:lang w:val="en-ZA" w:eastAsia="en-ZA"/>
          </w:rPr>
          <w:delText>to invoke the Disaster Recovery Plan</w:delText>
        </w:r>
        <w:r w:rsidR="00C004DE" w:rsidDel="00306DDE">
          <w:rPr>
            <w:lang w:val="en-ZA" w:eastAsia="en-ZA"/>
          </w:rPr>
          <w:delText xml:space="preserve">. </w:delText>
        </w:r>
      </w:del>
    </w:p>
    <w:p w14:paraId="516395ED" w14:textId="3FB35B04" w:rsidR="002C0853" w:rsidRDefault="002C0853" w:rsidP="00584345">
      <w:pPr>
        <w:rPr>
          <w:lang w:val="en-ZA" w:eastAsia="en-ZA"/>
        </w:rPr>
      </w:pPr>
    </w:p>
    <w:p w14:paraId="09E92215" w14:textId="77777777" w:rsidR="008D702B" w:rsidRPr="006D3B2F" w:rsidRDefault="008D702B" w:rsidP="008D702B">
      <w:pPr>
        <w:pStyle w:val="Heading2"/>
      </w:pPr>
      <w:bookmarkStart w:id="106" w:name="_Toc2676590"/>
      <w:bookmarkStart w:id="107" w:name="_Toc16743289"/>
      <w:r w:rsidRPr="006D3B2F">
        <w:lastRenderedPageBreak/>
        <w:t>Critical Incident Management Process</w:t>
      </w:r>
      <w:bookmarkEnd w:id="106"/>
      <w:bookmarkEnd w:id="107"/>
    </w:p>
    <w:p w14:paraId="4FCD40D1" w14:textId="77777777" w:rsidR="008D702B" w:rsidRDefault="008D702B" w:rsidP="008D702B">
      <w:pPr>
        <w:rPr>
          <w:lang w:val="en-ZA" w:eastAsia="en-ZA"/>
        </w:rPr>
      </w:pPr>
    </w:p>
    <w:p w14:paraId="103C6CD1" w14:textId="0A668D0D" w:rsidR="008D702B" w:rsidRPr="00895336" w:rsidRDefault="00C60D4C" w:rsidP="008D702B">
      <w:pPr>
        <w:rPr>
          <w:lang w:val="en-ZA" w:eastAsia="en-ZA"/>
        </w:rPr>
      </w:pPr>
      <w:del w:id="108" w:author="Kevin Babbington" w:date="2020-02-07T08:15:00Z">
        <w:r w:rsidDel="00FA28AF">
          <w:rPr>
            <w:lang w:val="en-ZA" w:eastAsia="en-ZA"/>
          </w:rPr>
          <w:delText>Contoso</w:delText>
        </w:r>
        <w:r w:rsidR="008D702B" w:rsidDel="00FA28AF">
          <w:rPr>
            <w:lang w:val="en-ZA" w:eastAsia="en-ZA"/>
          </w:rPr>
          <w:delText xml:space="preserve"> </w:delText>
        </w:r>
      </w:del>
      <w:ins w:id="109" w:author="Kevin Babbington" w:date="2020-02-07T08:15:00Z">
        <w:r w:rsidR="00FA28AF">
          <w:rPr>
            <w:lang w:val="en-ZA" w:eastAsia="en-ZA"/>
          </w:rPr>
          <w:t xml:space="preserve">ELC </w:t>
        </w:r>
      </w:ins>
      <w:r w:rsidR="008D702B">
        <w:rPr>
          <w:lang w:val="en-ZA" w:eastAsia="en-ZA"/>
        </w:rPr>
        <w:t xml:space="preserve">would invoke their Critical Incident Management Process. The Critical Incident Management Team will be responsible for the following activities. </w:t>
      </w:r>
    </w:p>
    <w:p w14:paraId="79274E10" w14:textId="77777777" w:rsidR="008D702B" w:rsidRDefault="008D702B" w:rsidP="008D702B">
      <w:pPr>
        <w:rPr>
          <w:lang w:val="en-ZA" w:eastAsia="en-ZA"/>
        </w:rPr>
      </w:pPr>
    </w:p>
    <w:p w14:paraId="73EAA83B" w14:textId="1CCB050E" w:rsidR="008D702B" w:rsidRPr="006D3B2F" w:rsidRDefault="008D702B" w:rsidP="008D702B">
      <w:pPr>
        <w:pStyle w:val="ListParagraph"/>
        <w:numPr>
          <w:ilvl w:val="0"/>
          <w:numId w:val="49"/>
        </w:numPr>
        <w:rPr>
          <w:color w:val="000000" w:themeColor="text1"/>
          <w:lang w:val="en-ZA" w:eastAsia="en-ZA"/>
        </w:rPr>
      </w:pPr>
      <w:del w:id="110" w:author="Kevin Babbington" w:date="2020-02-07T08:16:00Z">
        <w:r w:rsidRPr="006D3B2F" w:rsidDel="00B87497">
          <w:rPr>
            <w:lang w:val="en-ZA" w:eastAsia="en-ZA"/>
          </w:rPr>
          <w:delText xml:space="preserve">SEV </w:delText>
        </w:r>
      </w:del>
      <w:ins w:id="111" w:author="Kevin Babbington" w:date="2020-02-07T08:16:00Z">
        <w:r w:rsidR="00B87497">
          <w:rPr>
            <w:lang w:val="en-ZA" w:eastAsia="en-ZA"/>
          </w:rPr>
          <w:t>P</w:t>
        </w:r>
      </w:ins>
      <w:r w:rsidRPr="006D3B2F">
        <w:rPr>
          <w:lang w:val="en-ZA" w:eastAsia="en-ZA"/>
        </w:rPr>
        <w:t xml:space="preserve">1 incident is already logged and tracked </w:t>
      </w:r>
    </w:p>
    <w:p w14:paraId="0C44D958" w14:textId="633BE97B" w:rsidR="008D702B" w:rsidRPr="006D3B2F" w:rsidRDefault="008D702B" w:rsidP="008D702B">
      <w:pPr>
        <w:pStyle w:val="ListParagraph"/>
        <w:numPr>
          <w:ilvl w:val="0"/>
          <w:numId w:val="49"/>
        </w:numPr>
        <w:rPr>
          <w:lang w:val="en-ZA" w:eastAsia="en-ZA"/>
        </w:rPr>
      </w:pPr>
      <w:r w:rsidRPr="006D3B2F">
        <w:rPr>
          <w:lang w:val="en-ZA" w:eastAsia="en-ZA"/>
        </w:rPr>
        <w:t xml:space="preserve">Ensure that the </w:t>
      </w:r>
      <w:del w:id="112" w:author="Kevin Babbington" w:date="2020-02-07T08:16:00Z">
        <w:r w:rsidRPr="006D3B2F" w:rsidDel="006F1C0E">
          <w:rPr>
            <w:lang w:val="en-ZA" w:eastAsia="en-ZA"/>
          </w:rPr>
          <w:delText xml:space="preserve">SEV </w:delText>
        </w:r>
      </w:del>
      <w:ins w:id="113" w:author="Kevin Babbington" w:date="2020-02-07T08:16:00Z">
        <w:r w:rsidR="006F1C0E">
          <w:rPr>
            <w:lang w:val="en-ZA" w:eastAsia="en-ZA"/>
          </w:rPr>
          <w:t>P</w:t>
        </w:r>
      </w:ins>
      <w:r w:rsidRPr="006D3B2F">
        <w:rPr>
          <w:lang w:val="en-ZA" w:eastAsia="en-ZA"/>
        </w:rPr>
        <w:t xml:space="preserve">1 communication templates are used </w:t>
      </w:r>
    </w:p>
    <w:p w14:paraId="4852CCD3" w14:textId="24238FDA" w:rsidR="008D702B" w:rsidRPr="006D3B2F" w:rsidRDefault="008D702B" w:rsidP="008D702B">
      <w:pPr>
        <w:pStyle w:val="ListParagraph"/>
        <w:numPr>
          <w:ilvl w:val="0"/>
          <w:numId w:val="49"/>
        </w:numPr>
        <w:rPr>
          <w:lang w:val="en-ZA" w:eastAsia="en-ZA"/>
        </w:rPr>
      </w:pPr>
      <w:r w:rsidRPr="006D3B2F">
        <w:rPr>
          <w:lang w:val="en-ZA" w:eastAsia="en-ZA"/>
        </w:rPr>
        <w:t xml:space="preserve">Ensure that the DR invocation approval is received </w:t>
      </w:r>
    </w:p>
    <w:p w14:paraId="2B889BE9" w14:textId="77777777" w:rsidR="008D702B" w:rsidRPr="006D3B2F" w:rsidRDefault="008D702B" w:rsidP="008D702B">
      <w:pPr>
        <w:pStyle w:val="ListParagraph"/>
        <w:numPr>
          <w:ilvl w:val="0"/>
          <w:numId w:val="49"/>
        </w:numPr>
        <w:rPr>
          <w:lang w:val="en-ZA" w:eastAsia="en-ZA"/>
        </w:rPr>
      </w:pPr>
      <w:r w:rsidRPr="006D3B2F">
        <w:rPr>
          <w:lang w:val="en-ZA" w:eastAsia="en-ZA"/>
        </w:rPr>
        <w:t>Escalate to 10</w:t>
      </w:r>
      <w:r w:rsidRPr="006D3B2F">
        <w:rPr>
          <w:vertAlign w:val="superscript"/>
          <w:lang w:val="en-ZA" w:eastAsia="en-ZA"/>
        </w:rPr>
        <w:t>th</w:t>
      </w:r>
      <w:r w:rsidRPr="006D3B2F">
        <w:rPr>
          <w:lang w:val="en-ZA" w:eastAsia="en-ZA"/>
        </w:rPr>
        <w:t xml:space="preserve"> Magnitude to execute Failover Process</w:t>
      </w:r>
    </w:p>
    <w:p w14:paraId="32D20AA5" w14:textId="3CEF985D" w:rsidR="008D702B" w:rsidRPr="006D3B2F" w:rsidRDefault="008D702B" w:rsidP="008D702B">
      <w:pPr>
        <w:pStyle w:val="ListParagraph"/>
        <w:numPr>
          <w:ilvl w:val="0"/>
          <w:numId w:val="49"/>
        </w:numPr>
        <w:rPr>
          <w:lang w:val="en-ZA" w:eastAsia="en-ZA"/>
        </w:rPr>
      </w:pPr>
      <w:r w:rsidRPr="006D3B2F">
        <w:rPr>
          <w:lang w:val="en-ZA" w:eastAsia="en-ZA"/>
        </w:rPr>
        <w:t xml:space="preserve">Communicate bridge call as well as </w:t>
      </w:r>
      <w:r w:rsidR="007A3478">
        <w:rPr>
          <w:lang w:val="en-ZA" w:eastAsia="en-ZA"/>
        </w:rPr>
        <w:t>online meeting</w:t>
      </w:r>
      <w:r w:rsidRPr="006D3B2F">
        <w:rPr>
          <w:lang w:val="en-ZA" w:eastAsia="en-ZA"/>
        </w:rPr>
        <w:t xml:space="preserve"> details to all stakeholders </w:t>
      </w:r>
    </w:p>
    <w:p w14:paraId="3EEF1CFB" w14:textId="77777777" w:rsidR="008D702B" w:rsidRPr="006D3B2F" w:rsidRDefault="008D702B" w:rsidP="008D702B">
      <w:pPr>
        <w:pStyle w:val="ListParagraph"/>
        <w:numPr>
          <w:ilvl w:val="0"/>
          <w:numId w:val="49"/>
        </w:numPr>
        <w:rPr>
          <w:lang w:val="en-ZA" w:eastAsia="en-ZA"/>
        </w:rPr>
      </w:pPr>
      <w:r w:rsidRPr="006D3B2F">
        <w:rPr>
          <w:lang w:val="en-ZA" w:eastAsia="en-ZA"/>
        </w:rPr>
        <w:t xml:space="preserve">Attendance register is kept up to date during the DR </w:t>
      </w:r>
    </w:p>
    <w:p w14:paraId="76379622" w14:textId="7B540535" w:rsidR="008D702B" w:rsidRPr="006D3B2F" w:rsidRDefault="008D702B" w:rsidP="008D702B">
      <w:pPr>
        <w:pStyle w:val="ListParagraph"/>
        <w:numPr>
          <w:ilvl w:val="0"/>
          <w:numId w:val="49"/>
        </w:numPr>
        <w:rPr>
          <w:lang w:val="en-ZA" w:eastAsia="en-ZA"/>
        </w:rPr>
      </w:pPr>
      <w:r w:rsidRPr="006D3B2F">
        <w:rPr>
          <w:lang w:val="en-ZA" w:eastAsia="en-ZA"/>
        </w:rPr>
        <w:t xml:space="preserve">Activity tracker is live and updated on the </w:t>
      </w:r>
      <w:r w:rsidR="007A3478">
        <w:rPr>
          <w:lang w:val="en-ZA" w:eastAsia="en-ZA"/>
        </w:rPr>
        <w:t>online meeting</w:t>
      </w:r>
      <w:r w:rsidRPr="006D3B2F">
        <w:rPr>
          <w:lang w:val="en-ZA" w:eastAsia="en-ZA"/>
        </w:rPr>
        <w:t xml:space="preserve"> during the DR </w:t>
      </w:r>
    </w:p>
    <w:p w14:paraId="4D878518" w14:textId="77777777" w:rsidR="008D702B" w:rsidRPr="006D3B2F" w:rsidRDefault="008D702B" w:rsidP="008D702B">
      <w:pPr>
        <w:pStyle w:val="ListParagraph"/>
        <w:numPr>
          <w:ilvl w:val="0"/>
          <w:numId w:val="49"/>
        </w:numPr>
        <w:rPr>
          <w:lang w:val="en-ZA" w:eastAsia="en-ZA"/>
        </w:rPr>
      </w:pPr>
      <w:r w:rsidRPr="006D3B2F">
        <w:rPr>
          <w:lang w:val="en-ZA" w:eastAsia="en-ZA"/>
        </w:rPr>
        <w:t xml:space="preserve">Milestone updates are regularly done during the DR </w:t>
      </w:r>
    </w:p>
    <w:p w14:paraId="0B51F796" w14:textId="77777777" w:rsidR="008D702B" w:rsidRPr="006D3B2F" w:rsidRDefault="008D702B" w:rsidP="008D702B">
      <w:pPr>
        <w:pStyle w:val="ListParagraph"/>
        <w:numPr>
          <w:ilvl w:val="0"/>
          <w:numId w:val="49"/>
        </w:numPr>
        <w:rPr>
          <w:lang w:val="en-ZA" w:eastAsia="en-ZA"/>
        </w:rPr>
      </w:pPr>
      <w:r w:rsidRPr="006D3B2F">
        <w:rPr>
          <w:lang w:val="en-ZA" w:eastAsia="en-ZA"/>
        </w:rPr>
        <w:t xml:space="preserve">Ensure that they communicate the DR resolution with the proper templates to all stakeholders once the DR is closed </w:t>
      </w:r>
    </w:p>
    <w:p w14:paraId="6293F0E9" w14:textId="25498F2A" w:rsidR="008D702B" w:rsidRPr="006D3B2F" w:rsidRDefault="008D702B" w:rsidP="008D702B">
      <w:pPr>
        <w:pStyle w:val="ListParagraph"/>
        <w:numPr>
          <w:ilvl w:val="0"/>
          <w:numId w:val="49"/>
        </w:numPr>
        <w:rPr>
          <w:lang w:val="en-ZA" w:eastAsia="en-ZA"/>
        </w:rPr>
      </w:pPr>
      <w:r w:rsidRPr="006D3B2F">
        <w:rPr>
          <w:lang w:val="en-ZA" w:eastAsia="en-ZA"/>
        </w:rPr>
        <w:t xml:space="preserve">Ensure that the activity tracker as well as the </w:t>
      </w:r>
      <w:r w:rsidR="00A73B12">
        <w:rPr>
          <w:lang w:val="en-ZA" w:eastAsia="en-ZA"/>
        </w:rPr>
        <w:t>Post Incident Report</w:t>
      </w:r>
      <w:r w:rsidR="006E6954">
        <w:rPr>
          <w:lang w:val="en-ZA" w:eastAsia="en-ZA"/>
        </w:rPr>
        <w:t xml:space="preserve"> (PIR)</w:t>
      </w:r>
      <w:r w:rsidRPr="006D3B2F">
        <w:rPr>
          <w:lang w:val="en-ZA" w:eastAsia="en-ZA"/>
        </w:rPr>
        <w:t xml:space="preserve"> is sent to the Service Manager within 7 days</w:t>
      </w:r>
    </w:p>
    <w:p w14:paraId="608DF60E" w14:textId="77777777" w:rsidR="008D702B" w:rsidRPr="00413AD3" w:rsidRDefault="008D702B" w:rsidP="008D702B">
      <w:pPr>
        <w:pStyle w:val="Heading3"/>
        <w:rPr>
          <w:lang w:val="en-ZA" w:eastAsia="en-ZA"/>
        </w:rPr>
      </w:pPr>
    </w:p>
    <w:p w14:paraId="376A7648" w14:textId="77777777" w:rsidR="008D702B" w:rsidRDefault="008D702B" w:rsidP="008D702B">
      <w:pPr>
        <w:pStyle w:val="Heading2"/>
        <w:rPr>
          <w:lang w:val="en-ZA" w:eastAsia="en-ZA"/>
        </w:rPr>
      </w:pPr>
      <w:bookmarkStart w:id="114" w:name="_Toc2676591"/>
      <w:bookmarkStart w:id="115" w:name="_Toc16743290"/>
      <w:r w:rsidRPr="00EE19CA">
        <w:rPr>
          <w:lang w:val="en-ZA" w:eastAsia="en-ZA"/>
        </w:rPr>
        <w:t>Failover Process</w:t>
      </w:r>
      <w:bookmarkEnd w:id="114"/>
      <w:bookmarkEnd w:id="115"/>
    </w:p>
    <w:p w14:paraId="0A4876AF" w14:textId="77777777" w:rsidR="008D702B" w:rsidRDefault="008D702B" w:rsidP="008D702B">
      <w:pPr>
        <w:rPr>
          <w:lang w:val="en-ZA" w:eastAsia="en-ZA"/>
        </w:rPr>
      </w:pPr>
    </w:p>
    <w:p w14:paraId="18FDD8D7" w14:textId="33953497" w:rsidR="008D702B" w:rsidRPr="006D3B2F" w:rsidRDefault="00F40132" w:rsidP="008D702B">
      <w:pPr>
        <w:rPr>
          <w:bCs/>
          <w:lang w:val="en-ZA" w:eastAsia="en-ZA"/>
        </w:rPr>
      </w:pPr>
      <w:ins w:id="116" w:author="Kevin Babbington" w:date="2020-02-07T08:19:00Z">
        <w:r>
          <w:rPr>
            <w:lang w:val="en-ZA" w:eastAsia="en-ZA"/>
          </w:rPr>
          <w:t>10</w:t>
        </w:r>
      </w:ins>
      <w:ins w:id="117" w:author="Angel Garcia" w:date="2020-06-16T10:16:00Z">
        <w:r w:rsidR="00F67DE1">
          <w:rPr>
            <w:lang w:val="en-ZA" w:eastAsia="en-ZA"/>
          </w:rPr>
          <w:t>M</w:t>
        </w:r>
      </w:ins>
      <w:ins w:id="118" w:author="Kevin Babbington" w:date="2020-02-07T08:19:00Z">
        <w:del w:id="119" w:author="Angel Garcia" w:date="2020-06-16T10:16:00Z">
          <w:r w:rsidDel="00F67DE1">
            <w:rPr>
              <w:lang w:val="en-ZA" w:eastAsia="en-ZA"/>
            </w:rPr>
            <w:delText>m</w:delText>
          </w:r>
        </w:del>
        <w:r>
          <w:rPr>
            <w:lang w:val="en-ZA" w:eastAsia="en-ZA"/>
          </w:rPr>
          <w:t xml:space="preserve"> will </w:t>
        </w:r>
      </w:ins>
      <w:del w:id="120" w:author="Kevin Babbington" w:date="2020-02-07T08:19:00Z">
        <w:r w:rsidR="008D702B" w:rsidRPr="006D3B2F" w:rsidDel="009313E4">
          <w:rPr>
            <w:lang w:val="en-ZA" w:eastAsia="en-ZA"/>
          </w:rPr>
          <w:delText>F</w:delText>
        </w:r>
      </w:del>
      <w:ins w:id="121" w:author="Kevin Babbington" w:date="2020-02-07T08:19:00Z">
        <w:r w:rsidR="009313E4">
          <w:rPr>
            <w:lang w:val="en-ZA" w:eastAsia="en-ZA"/>
          </w:rPr>
          <w:t>f</w:t>
        </w:r>
      </w:ins>
      <w:r w:rsidR="008D702B" w:rsidRPr="006D3B2F">
        <w:rPr>
          <w:lang w:val="en-ZA" w:eastAsia="en-ZA"/>
        </w:rPr>
        <w:t xml:space="preserve">ailover </w:t>
      </w:r>
      <w:del w:id="122" w:author="Kevin Babbington" w:date="2020-02-07T08:19:00Z">
        <w:r w:rsidR="008D702B" w:rsidRPr="006D3B2F" w:rsidDel="009313E4">
          <w:rPr>
            <w:bCs/>
            <w:lang w:val="en-ZA" w:eastAsia="en-ZA"/>
          </w:rPr>
          <w:delText xml:space="preserve">infrastructure </w:delText>
        </w:r>
      </w:del>
      <w:ins w:id="123" w:author="Kevin Babbington" w:date="2020-02-07T08:19:00Z">
        <w:r w:rsidR="00C62B32">
          <w:rPr>
            <w:bCs/>
            <w:lang w:val="en-ZA" w:eastAsia="en-ZA"/>
          </w:rPr>
          <w:t xml:space="preserve">impacted servers </w:t>
        </w:r>
        <w:r w:rsidR="008352F4">
          <w:rPr>
            <w:bCs/>
            <w:lang w:val="en-ZA" w:eastAsia="en-ZA"/>
          </w:rPr>
          <w:t>from</w:t>
        </w:r>
      </w:ins>
      <w:ins w:id="124" w:author="Kevin Babbington" w:date="2020-02-07T08:20:00Z">
        <w:r w:rsidR="008352F4">
          <w:rPr>
            <w:bCs/>
            <w:lang w:val="en-ZA" w:eastAsia="en-ZA"/>
          </w:rPr>
          <w:t xml:space="preserve"> the source region to the destination </w:t>
        </w:r>
        <w:r w:rsidR="00357EA2">
          <w:rPr>
            <w:bCs/>
            <w:lang w:val="en-ZA" w:eastAsia="en-ZA"/>
          </w:rPr>
          <w:t>region in Azure</w:t>
        </w:r>
      </w:ins>
      <w:del w:id="125" w:author="Kevin Babbington" w:date="2020-02-07T08:20:00Z">
        <w:r w:rsidR="008D702B" w:rsidRPr="006D3B2F" w:rsidDel="00357EA2">
          <w:rPr>
            <w:bCs/>
            <w:lang w:val="en-ZA" w:eastAsia="en-ZA"/>
          </w:rPr>
          <w:delText>to Azure</w:delText>
        </w:r>
      </w:del>
      <w:r w:rsidR="008D702B" w:rsidRPr="006D3B2F">
        <w:rPr>
          <w:bCs/>
          <w:lang w:val="en-ZA" w:eastAsia="en-ZA"/>
        </w:rPr>
        <w:t xml:space="preserve"> </w:t>
      </w:r>
      <w:r w:rsidR="008D702B" w:rsidRPr="006D3B2F">
        <w:rPr>
          <w:lang w:val="en-ZA" w:eastAsia="en-ZA"/>
        </w:rPr>
        <w:t xml:space="preserve">due to an </w:t>
      </w:r>
      <w:del w:id="126" w:author="Kevin Babbington" w:date="2020-02-07T08:20:00Z">
        <w:r w:rsidR="008D702B" w:rsidRPr="006D3B2F" w:rsidDel="00797CEA">
          <w:rPr>
            <w:lang w:val="en-ZA" w:eastAsia="en-ZA"/>
          </w:rPr>
          <w:delText>unplanned datacentre downtime</w:delText>
        </w:r>
      </w:del>
      <w:ins w:id="127" w:author="Kevin Babbington" w:date="2020-02-07T08:20:00Z">
        <w:r w:rsidR="00797CEA">
          <w:rPr>
            <w:lang w:val="en-ZA" w:eastAsia="en-ZA"/>
          </w:rPr>
          <w:t xml:space="preserve">unplanned </w:t>
        </w:r>
        <w:r w:rsidR="002A4FFF">
          <w:rPr>
            <w:lang w:val="en-ZA" w:eastAsia="en-ZA"/>
          </w:rPr>
          <w:t>event</w:t>
        </w:r>
      </w:ins>
      <w:r w:rsidR="008D702B" w:rsidRPr="006D3B2F">
        <w:rPr>
          <w:lang w:val="en-ZA" w:eastAsia="en-ZA"/>
        </w:rPr>
        <w:t xml:space="preserve"> (natural or IT disaster)</w:t>
      </w:r>
      <w:ins w:id="128" w:author="Kevin Babbington" w:date="2020-02-07T08:20:00Z">
        <w:r w:rsidR="002A4FFF">
          <w:rPr>
            <w:lang w:val="en-ZA" w:eastAsia="en-ZA"/>
          </w:rPr>
          <w:t xml:space="preserve"> resulting in a</w:t>
        </w:r>
      </w:ins>
      <w:ins w:id="129" w:author="Kevin Babbington" w:date="2020-02-07T08:21:00Z">
        <w:r w:rsidR="00513C05">
          <w:rPr>
            <w:lang w:val="en-ZA" w:eastAsia="en-ZA"/>
          </w:rPr>
          <w:t xml:space="preserve">n unrecoverable </w:t>
        </w:r>
        <w:r w:rsidR="007B6A34">
          <w:rPr>
            <w:lang w:val="en-ZA" w:eastAsia="en-ZA"/>
          </w:rPr>
          <w:t xml:space="preserve">or </w:t>
        </w:r>
        <w:r w:rsidR="003E0A65">
          <w:rPr>
            <w:lang w:val="en-ZA" w:eastAsia="en-ZA"/>
          </w:rPr>
          <w:t>extended</w:t>
        </w:r>
        <w:r w:rsidR="007B6A34">
          <w:rPr>
            <w:lang w:val="en-ZA" w:eastAsia="en-ZA"/>
          </w:rPr>
          <w:t xml:space="preserve"> </w:t>
        </w:r>
        <w:r w:rsidR="003E0A65">
          <w:rPr>
            <w:lang w:val="en-ZA" w:eastAsia="en-ZA"/>
          </w:rPr>
          <w:t>outage</w:t>
        </w:r>
      </w:ins>
      <w:r w:rsidR="008D702B" w:rsidRPr="006D3B2F">
        <w:rPr>
          <w:bCs/>
          <w:lang w:val="en-ZA" w:eastAsia="en-ZA"/>
        </w:rPr>
        <w:t xml:space="preserve">. Full Failover steps are </w:t>
      </w:r>
      <w:ins w:id="130" w:author="Angel Garcia" w:date="2020-06-16T13:30:00Z">
        <w:r w:rsidR="005D17E1">
          <w:rPr>
            <w:bCs/>
            <w:lang w:val="en-ZA" w:eastAsia="en-ZA"/>
          </w:rPr>
          <w:fldChar w:fldCharType="begin"/>
        </w:r>
        <w:r w:rsidR="005D17E1">
          <w:rPr>
            <w:bCs/>
            <w:lang w:val="en-ZA" w:eastAsia="en-ZA"/>
          </w:rPr>
          <w:instrText xml:space="preserve"> HYPERLINK  \l "_Failover" </w:instrText>
        </w:r>
        <w:r w:rsidR="005D17E1">
          <w:rPr>
            <w:bCs/>
            <w:lang w:val="en-ZA" w:eastAsia="en-ZA"/>
          </w:rPr>
          <w:fldChar w:fldCharType="separate"/>
        </w:r>
        <w:r w:rsidR="008D702B" w:rsidRPr="005D17E1">
          <w:rPr>
            <w:rStyle w:val="Hyperlink"/>
            <w:bCs/>
            <w:lang w:val="en-ZA" w:eastAsia="en-ZA"/>
          </w:rPr>
          <w:t>documented below</w:t>
        </w:r>
        <w:r w:rsidR="005D17E1">
          <w:rPr>
            <w:bCs/>
            <w:lang w:val="en-ZA" w:eastAsia="en-ZA"/>
          </w:rPr>
          <w:fldChar w:fldCharType="end"/>
        </w:r>
      </w:ins>
      <w:r w:rsidR="008D702B" w:rsidRPr="006D3B2F">
        <w:rPr>
          <w:bCs/>
          <w:lang w:val="en-ZA" w:eastAsia="en-ZA"/>
        </w:rPr>
        <w:t xml:space="preserve">. </w:t>
      </w:r>
    </w:p>
    <w:p w14:paraId="07F41B36" w14:textId="77777777" w:rsidR="008D702B" w:rsidRPr="006D3B2F" w:rsidRDefault="008D702B" w:rsidP="008D702B">
      <w:pPr>
        <w:rPr>
          <w:lang w:val="en-ZA" w:eastAsia="en-ZA"/>
        </w:rPr>
      </w:pPr>
    </w:p>
    <w:p w14:paraId="3AC492E7" w14:textId="77777777" w:rsidR="008D702B" w:rsidRDefault="008D702B" w:rsidP="008D702B">
      <w:pPr>
        <w:pStyle w:val="Heading2"/>
      </w:pPr>
      <w:bookmarkStart w:id="131" w:name="_Toc2676593"/>
      <w:bookmarkStart w:id="132" w:name="_Toc16743291"/>
      <w:r>
        <w:t>Close out of the DR</w:t>
      </w:r>
      <w:bookmarkEnd w:id="131"/>
      <w:bookmarkEnd w:id="132"/>
      <w:r>
        <w:t xml:space="preserve"> </w:t>
      </w:r>
    </w:p>
    <w:p w14:paraId="224468CF" w14:textId="77777777" w:rsidR="008D702B" w:rsidRDefault="008D702B" w:rsidP="008D702B"/>
    <w:p w14:paraId="35758C37" w14:textId="77777777" w:rsidR="008D702B" w:rsidRPr="006D3B2F" w:rsidRDefault="008D702B" w:rsidP="008D702B">
      <w:pPr>
        <w:pStyle w:val="ListParagraph"/>
        <w:numPr>
          <w:ilvl w:val="0"/>
          <w:numId w:val="50"/>
        </w:numPr>
      </w:pPr>
      <w:r w:rsidRPr="006D3B2F">
        <w:t>The Service Manager will get all evidence as well as the vendor DR report within 7 days of the DR closure</w:t>
      </w:r>
    </w:p>
    <w:p w14:paraId="7990EA9A" w14:textId="77777777" w:rsidR="008D702B" w:rsidRPr="00A150F9" w:rsidRDefault="008D702B" w:rsidP="008D702B">
      <w:pPr>
        <w:pStyle w:val="ListParagraph"/>
        <w:numPr>
          <w:ilvl w:val="0"/>
          <w:numId w:val="50"/>
        </w:numPr>
      </w:pPr>
      <w:r w:rsidRPr="00A150F9">
        <w:t xml:space="preserve">The Service Manager will get the PIR from the Critical Incident Management Team within 7 days of the DR closure and safe this centrally on the portal </w:t>
      </w:r>
    </w:p>
    <w:p w14:paraId="478500DE" w14:textId="77777777" w:rsidR="008D702B" w:rsidRPr="00A150F9" w:rsidRDefault="008D702B" w:rsidP="008D702B">
      <w:pPr>
        <w:pStyle w:val="ListParagraph"/>
        <w:numPr>
          <w:ilvl w:val="0"/>
          <w:numId w:val="50"/>
        </w:numPr>
      </w:pPr>
      <w:r w:rsidRPr="00A150F9">
        <w:t>The Performance Manager Business Continuity will ensure that the DR process is measured against the DRP and make the necessary cha</w:t>
      </w:r>
      <w:r>
        <w:t>nges or adjustments accordingly</w:t>
      </w:r>
      <w:r w:rsidRPr="00A150F9">
        <w:t xml:space="preserve"> </w:t>
      </w:r>
    </w:p>
    <w:p w14:paraId="547F2647" w14:textId="77777777" w:rsidR="008D702B" w:rsidRPr="00A150F9" w:rsidRDefault="008D702B" w:rsidP="008D702B">
      <w:pPr>
        <w:pStyle w:val="ListParagraph"/>
        <w:numPr>
          <w:ilvl w:val="0"/>
          <w:numId w:val="50"/>
        </w:numPr>
      </w:pPr>
      <w:r w:rsidRPr="00A150F9">
        <w:t>The supporting v</w:t>
      </w:r>
      <w:r>
        <w:t>endor will provide an Incident PIR</w:t>
      </w:r>
      <w:r w:rsidRPr="00A150F9">
        <w:t xml:space="preserve"> to the Service Owner</w:t>
      </w:r>
    </w:p>
    <w:p w14:paraId="2CEC65A2" w14:textId="722BBCCE" w:rsidR="008D702B" w:rsidRPr="006D3B2F" w:rsidRDefault="008D702B" w:rsidP="008D702B">
      <w:pPr>
        <w:pStyle w:val="ListParagraph"/>
        <w:numPr>
          <w:ilvl w:val="0"/>
          <w:numId w:val="50"/>
        </w:numPr>
        <w:rPr>
          <w:lang w:val="en-GB"/>
        </w:rPr>
      </w:pPr>
      <w:r w:rsidRPr="00F72435">
        <w:t xml:space="preserve">The Service Owner needs to ensure that a documented Service Improvement Plan is generated based on the Incident and </w:t>
      </w:r>
      <w:r w:rsidR="006E6954">
        <w:t>PIR.</w:t>
      </w:r>
      <w:r w:rsidRPr="00F72435">
        <w:t xml:space="preserve">  </w:t>
      </w:r>
    </w:p>
    <w:p w14:paraId="0403CAA7" w14:textId="77777777" w:rsidR="008D702B" w:rsidRPr="006D3B2F" w:rsidRDefault="008D702B" w:rsidP="008D702B"/>
    <w:p w14:paraId="20821122" w14:textId="2EDCEA25" w:rsidR="008D702B" w:rsidRDefault="008D702B" w:rsidP="008D702B">
      <w:pPr>
        <w:pStyle w:val="Heading2"/>
      </w:pPr>
      <w:bookmarkStart w:id="133" w:name="_Toc2676594"/>
      <w:bookmarkStart w:id="134" w:name="_Toc16743292"/>
      <w:r>
        <w:t>Post Incident Report after the DR</w:t>
      </w:r>
      <w:bookmarkEnd w:id="133"/>
      <w:bookmarkEnd w:id="134"/>
    </w:p>
    <w:p w14:paraId="38D7FC20" w14:textId="77777777" w:rsidR="008D702B" w:rsidRDefault="008D702B" w:rsidP="008D702B">
      <w:pPr>
        <w:spacing w:after="200" w:line="276" w:lineRule="auto"/>
      </w:pPr>
    </w:p>
    <w:p w14:paraId="50F028FF" w14:textId="77777777" w:rsidR="008D702B" w:rsidRPr="006D3B2F" w:rsidRDefault="008D702B" w:rsidP="008D702B">
      <w:pPr>
        <w:numPr>
          <w:ilvl w:val="0"/>
          <w:numId w:val="48"/>
        </w:numPr>
        <w:autoSpaceDE w:val="0"/>
        <w:autoSpaceDN w:val="0"/>
        <w:adjustRightInd w:val="0"/>
        <w:spacing w:after="31"/>
        <w:rPr>
          <w:rFonts w:asciiTheme="minorHAnsi" w:hAnsiTheme="minorHAnsi" w:cstheme="minorHAnsi"/>
          <w:color w:val="000000"/>
          <w:lang w:val="en-ZA" w:eastAsia="en-ZA"/>
        </w:rPr>
      </w:pPr>
      <w:r w:rsidRPr="006D3B2F">
        <w:rPr>
          <w:rFonts w:asciiTheme="minorHAnsi" w:hAnsiTheme="minorHAnsi" w:cstheme="minorHAnsi"/>
          <w:color w:val="000000"/>
          <w:lang w:val="en-ZA" w:eastAsia="en-ZA"/>
        </w:rPr>
        <w:t>Once the DR is closed out the Critical Incident Management team will do the PIR within 7 days of the DR Closure and submit this to the Service Manager</w:t>
      </w:r>
    </w:p>
    <w:p w14:paraId="2861A285" w14:textId="2A763F55" w:rsidR="008D702B" w:rsidRPr="006D3B2F" w:rsidRDefault="008D702B" w:rsidP="008D702B">
      <w:pPr>
        <w:numPr>
          <w:ilvl w:val="0"/>
          <w:numId w:val="47"/>
        </w:numPr>
        <w:autoSpaceDE w:val="0"/>
        <w:autoSpaceDN w:val="0"/>
        <w:adjustRightInd w:val="0"/>
        <w:spacing w:after="31"/>
        <w:rPr>
          <w:rFonts w:asciiTheme="minorHAnsi" w:hAnsiTheme="minorHAnsi" w:cstheme="minorHAnsi"/>
          <w:color w:val="000000"/>
          <w:lang w:val="en-ZA" w:eastAsia="en-ZA"/>
        </w:rPr>
      </w:pPr>
      <w:r w:rsidRPr="006D3B2F">
        <w:rPr>
          <w:rFonts w:asciiTheme="minorHAnsi" w:hAnsiTheme="minorHAnsi" w:cstheme="minorHAnsi"/>
          <w:color w:val="000000"/>
          <w:lang w:val="en-ZA" w:eastAsia="en-ZA"/>
        </w:rPr>
        <w:lastRenderedPageBreak/>
        <w:t xml:space="preserve">The Service Manager and Performance Manager Business Continuity will then analyse the PIR to see where we can make some improvements and what actions need to be implemented </w:t>
      </w:r>
      <w:del w:id="135" w:author="Angel Garcia" w:date="2020-06-16T15:08:00Z">
        <w:r w:rsidRPr="006D3B2F" w:rsidDel="00A2247D">
          <w:rPr>
            <w:rFonts w:asciiTheme="minorHAnsi" w:hAnsiTheme="minorHAnsi" w:cstheme="minorHAnsi"/>
            <w:color w:val="000000"/>
            <w:lang w:val="en-ZA" w:eastAsia="en-ZA"/>
          </w:rPr>
          <w:delText>in order to</w:delText>
        </w:r>
      </w:del>
      <w:ins w:id="136" w:author="Angel Garcia" w:date="2020-06-16T15:08:00Z">
        <w:r w:rsidR="00A2247D" w:rsidRPr="006D3B2F">
          <w:rPr>
            <w:rFonts w:asciiTheme="minorHAnsi" w:hAnsiTheme="minorHAnsi" w:cstheme="minorHAnsi"/>
            <w:color w:val="000000"/>
            <w:lang w:val="en-ZA" w:eastAsia="en-ZA"/>
          </w:rPr>
          <w:t>to</w:t>
        </w:r>
      </w:ins>
      <w:r w:rsidRPr="006D3B2F">
        <w:rPr>
          <w:rFonts w:asciiTheme="minorHAnsi" w:hAnsiTheme="minorHAnsi" w:cstheme="minorHAnsi"/>
          <w:color w:val="000000"/>
          <w:lang w:val="en-ZA" w:eastAsia="en-ZA"/>
        </w:rPr>
        <w:t xml:space="preserve"> mitigate the incident in the future</w:t>
      </w:r>
    </w:p>
    <w:p w14:paraId="2D17A945" w14:textId="0F5FEBE7" w:rsidR="007C4DFD" w:rsidRDefault="00FB67B0" w:rsidP="000646B2">
      <w:pPr>
        <w:pStyle w:val="Heading1"/>
      </w:pPr>
      <w:bookmarkStart w:id="137" w:name="_Toc16743293"/>
      <w:r>
        <w:t>Site Information</w:t>
      </w:r>
      <w:bookmarkEnd w:id="137"/>
      <w:r>
        <w:br/>
      </w:r>
      <w:bookmarkEnd w:id="17"/>
      <w:bookmarkEnd w:id="18"/>
      <w:bookmarkEnd w:id="62"/>
    </w:p>
    <w:p w14:paraId="3C74132C" w14:textId="745CF45E" w:rsidR="00FB67B0" w:rsidRDefault="00FB67B0" w:rsidP="00FB67B0">
      <w:pPr>
        <w:pStyle w:val="Heading2"/>
      </w:pPr>
      <w:bookmarkStart w:id="138" w:name="_Toc16743294"/>
      <w:r>
        <w:t>Azure Information</w:t>
      </w:r>
      <w:bookmarkEnd w:id="138"/>
    </w:p>
    <w:p w14:paraId="791305F2" w14:textId="77777777" w:rsidR="00FB67B0" w:rsidRPr="00FB67B0" w:rsidRDefault="00FB67B0" w:rsidP="00FB67B0"/>
    <w:tbl>
      <w:tblPr>
        <w:tblStyle w:val="TableGrid"/>
        <w:tblW w:w="0" w:type="auto"/>
        <w:tblLook w:val="04A0" w:firstRow="1" w:lastRow="0" w:firstColumn="1" w:lastColumn="0" w:noHBand="0" w:noVBand="1"/>
      </w:tblPr>
      <w:tblGrid>
        <w:gridCol w:w="2425"/>
        <w:gridCol w:w="4500"/>
        <w:gridCol w:w="2890"/>
      </w:tblGrid>
      <w:tr w:rsidR="00F021CB" w14:paraId="0B96E719" w14:textId="77777777" w:rsidTr="562DEFAE">
        <w:trPr>
          <w:trHeight w:val="476"/>
        </w:trPr>
        <w:tc>
          <w:tcPr>
            <w:tcW w:w="2425" w:type="dxa"/>
            <w:shd w:val="clear" w:color="auto" w:fill="E36C0A" w:themeFill="accent6" w:themeFillShade="BF"/>
          </w:tcPr>
          <w:p w14:paraId="70EE3E92" w14:textId="0FEC2EBC" w:rsidR="00F021CB" w:rsidRPr="00584345" w:rsidRDefault="00F021CB" w:rsidP="00584345">
            <w:pPr>
              <w:pStyle w:val="TableText"/>
              <w:rPr>
                <w:color w:val="FFFFFF" w:themeColor="background1"/>
              </w:rPr>
            </w:pPr>
            <w:r w:rsidRPr="00584345">
              <w:rPr>
                <w:color w:val="FFFFFF" w:themeColor="background1"/>
              </w:rPr>
              <w:t>Azure Subscription</w:t>
            </w:r>
          </w:p>
        </w:tc>
        <w:tc>
          <w:tcPr>
            <w:tcW w:w="4500" w:type="dxa"/>
            <w:shd w:val="clear" w:color="auto" w:fill="E36C0A" w:themeFill="accent6" w:themeFillShade="BF"/>
          </w:tcPr>
          <w:p w14:paraId="7EE3522F" w14:textId="6C2FF15B" w:rsidR="00F021CB" w:rsidRPr="00584345" w:rsidRDefault="00F021CB" w:rsidP="00584345">
            <w:pPr>
              <w:pStyle w:val="TableText"/>
              <w:rPr>
                <w:color w:val="FFFFFF" w:themeColor="background1"/>
              </w:rPr>
            </w:pPr>
            <w:r w:rsidRPr="00584345">
              <w:rPr>
                <w:color w:val="FFFFFF" w:themeColor="background1"/>
              </w:rPr>
              <w:t>Subscription ID</w:t>
            </w:r>
          </w:p>
        </w:tc>
        <w:tc>
          <w:tcPr>
            <w:tcW w:w="2890" w:type="dxa"/>
            <w:shd w:val="clear" w:color="auto" w:fill="E36C0A" w:themeFill="accent6" w:themeFillShade="BF"/>
          </w:tcPr>
          <w:p w14:paraId="71D4CBAF" w14:textId="35875276" w:rsidR="00F021CB" w:rsidRPr="00584345" w:rsidRDefault="005B2F21" w:rsidP="00584345">
            <w:pPr>
              <w:pStyle w:val="TableText"/>
              <w:rPr>
                <w:rFonts w:asciiTheme="minorHAnsi" w:hAnsiTheme="minorHAnsi" w:cstheme="minorHAnsi"/>
                <w:color w:val="FFFFFF" w:themeColor="background1"/>
              </w:rPr>
            </w:pPr>
            <w:r w:rsidRPr="00584345">
              <w:rPr>
                <w:color w:val="FFFFFF" w:themeColor="background1"/>
              </w:rPr>
              <w:t>Resource Group</w:t>
            </w:r>
          </w:p>
        </w:tc>
      </w:tr>
      <w:tr w:rsidR="00F021CB" w14:paraId="60133F48" w14:textId="77777777" w:rsidTr="562DEFAE">
        <w:trPr>
          <w:trHeight w:val="494"/>
        </w:trPr>
        <w:tc>
          <w:tcPr>
            <w:tcW w:w="2425" w:type="dxa"/>
          </w:tcPr>
          <w:p w14:paraId="372C5A90" w14:textId="548DE193" w:rsidR="00F021CB" w:rsidRPr="006C5144" w:rsidRDefault="00381E84" w:rsidP="1E42E5F8">
            <w:pPr>
              <w:rPr>
                <w:rFonts w:asciiTheme="minorHAnsi" w:hAnsiTheme="minorHAnsi" w:cstheme="minorHAnsi"/>
                <w:lang w:val="en-GB"/>
              </w:rPr>
            </w:pPr>
            <w:ins w:id="139" w:author="Kevin Babbington" w:date="2020-02-07T08:38:00Z">
              <w:r w:rsidRPr="00381E84">
                <w:rPr>
                  <w:rFonts w:eastAsia="Calibri"/>
                  <w:b/>
                  <w:bCs/>
                  <w:sz w:val="24"/>
                  <w:szCs w:val="24"/>
                  <w:lang w:val="en-GB"/>
                </w:rPr>
                <w:t>ELC-AM-PROD-PAAS</w:t>
              </w:r>
            </w:ins>
            <w:del w:id="140" w:author="Kevin Babbington" w:date="2020-02-07T08:38:00Z">
              <w:r w:rsidR="00C60D4C" w:rsidRPr="00F0097B" w:rsidDel="00381E84">
                <w:rPr>
                  <w:rFonts w:eastAsia="Calibri"/>
                  <w:b/>
                  <w:bCs/>
                  <w:sz w:val="24"/>
                  <w:szCs w:val="24"/>
                  <w:lang w:val="en-GB"/>
                </w:rPr>
                <w:delText>CONTOSO</w:delText>
              </w:r>
              <w:r w:rsidR="562DEFAE" w:rsidRPr="00F0097B" w:rsidDel="00381E84">
                <w:rPr>
                  <w:rFonts w:eastAsia="Calibri"/>
                  <w:b/>
                  <w:bCs/>
                  <w:sz w:val="24"/>
                  <w:szCs w:val="24"/>
                  <w:lang w:val="en-GB"/>
                </w:rPr>
                <w:delText xml:space="preserve"> Prod SC</w:delText>
              </w:r>
            </w:del>
          </w:p>
        </w:tc>
        <w:tc>
          <w:tcPr>
            <w:tcW w:w="4500" w:type="dxa"/>
          </w:tcPr>
          <w:p w14:paraId="3B9B0DCB" w14:textId="7226AEEC" w:rsidR="00F021CB" w:rsidRPr="00C41553" w:rsidRDefault="005475B4" w:rsidP="1E42E5F8">
            <w:pPr>
              <w:rPr>
                <w:rFonts w:asciiTheme="minorHAnsi" w:hAnsiTheme="minorHAnsi" w:cstheme="minorHAnsi"/>
                <w:lang w:val="es-ES"/>
              </w:rPr>
            </w:pPr>
            <w:ins w:id="141" w:author="Kevin Babbington" w:date="2020-02-07T08:38:00Z">
              <w:r w:rsidRPr="005475B4">
                <w:rPr>
                  <w:rFonts w:eastAsia="Calibri"/>
                  <w:sz w:val="24"/>
                  <w:szCs w:val="24"/>
                  <w:lang w:val="es-ES"/>
                </w:rPr>
                <w:t>f57996ce-6cfe-400a-a311-f797fd8484d8</w:t>
              </w:r>
            </w:ins>
            <w:del w:id="142" w:author="Kevin Babbington" w:date="2020-02-07T08:38:00Z">
              <w:r w:rsidR="562DEFAE" w:rsidRPr="00C41553" w:rsidDel="005475B4">
                <w:rPr>
                  <w:rFonts w:eastAsia="Calibri"/>
                  <w:sz w:val="24"/>
                  <w:szCs w:val="24"/>
                  <w:lang w:val="es-ES"/>
                </w:rPr>
                <w:delText>b9e1abd1-a02f-</w:delText>
              </w:r>
              <w:r w:rsidR="00C60D4C" w:rsidDel="005475B4">
                <w:rPr>
                  <w:rFonts w:eastAsia="Calibri"/>
                  <w:sz w:val="24"/>
                  <w:szCs w:val="24"/>
                  <w:lang w:val="es-ES"/>
                </w:rPr>
                <w:delText>2535-</w:delText>
              </w:r>
              <w:r w:rsidR="562DEFAE" w:rsidRPr="00C41553" w:rsidDel="005475B4">
                <w:rPr>
                  <w:rFonts w:eastAsia="Calibri"/>
                  <w:sz w:val="24"/>
                  <w:szCs w:val="24"/>
                  <w:lang w:val="es-ES"/>
                </w:rPr>
                <w:delText>b156-18c70992f10e</w:delText>
              </w:r>
            </w:del>
          </w:p>
        </w:tc>
        <w:tc>
          <w:tcPr>
            <w:tcW w:w="2890" w:type="dxa"/>
          </w:tcPr>
          <w:p w14:paraId="466D0986" w14:textId="42939021" w:rsidR="00F021CB" w:rsidRPr="006C5144" w:rsidRDefault="003E3F11" w:rsidP="006C5144">
            <w:pPr>
              <w:rPr>
                <w:rFonts w:asciiTheme="minorHAnsi" w:hAnsiTheme="minorHAnsi" w:cstheme="minorHAnsi"/>
                <w:lang w:val="en-GB"/>
              </w:rPr>
            </w:pPr>
            <w:ins w:id="143" w:author="Angel Garcia" w:date="2020-06-16T10:19:00Z">
              <w:r w:rsidRPr="003E3F11">
                <w:rPr>
                  <w:rFonts w:asciiTheme="minorHAnsi" w:hAnsiTheme="minorHAnsi" w:cstheme="minorHAnsi"/>
                  <w:lang w:val="en-GB"/>
                </w:rPr>
                <w:t>RG-AM-EASTUS-PROD-C</w:t>
              </w:r>
            </w:ins>
            <w:ins w:id="144" w:author="Angel Garcia" w:date="2020-06-16T15:23:00Z">
              <w:r w:rsidR="00F24F48">
                <w:rPr>
                  <w:rFonts w:asciiTheme="minorHAnsi" w:hAnsiTheme="minorHAnsi" w:cstheme="minorHAnsi"/>
                  <w:lang w:val="en-GB"/>
                </w:rPr>
                <w:t>PM</w:t>
              </w:r>
            </w:ins>
            <w:ins w:id="145" w:author="Kevin Babbington" w:date="2020-02-07T08:38:00Z">
              <w:del w:id="146" w:author="Angel Garcia" w:date="2020-06-16T10:19:00Z">
                <w:r w:rsidR="00362E4F" w:rsidRPr="00362E4F" w:rsidDel="003E3F11">
                  <w:rPr>
                    <w:rFonts w:asciiTheme="minorHAnsi" w:hAnsiTheme="minorHAnsi" w:cstheme="minorHAnsi"/>
                    <w:lang w:val="en-GB"/>
                  </w:rPr>
                  <w:delText>RG-AM-WestUS-DR-CPM</w:delText>
                </w:r>
              </w:del>
            </w:ins>
            <w:del w:id="147" w:author="Kevin Babbington" w:date="2020-02-07T08:38:00Z">
              <w:r w:rsidR="00E47927" w:rsidRPr="00E47927" w:rsidDel="00362E4F">
                <w:rPr>
                  <w:rFonts w:asciiTheme="minorHAnsi" w:hAnsiTheme="minorHAnsi" w:cstheme="minorHAnsi"/>
                  <w:lang w:val="en-GB"/>
                </w:rPr>
                <w:delText>prd-nc-mgmt-rg</w:delText>
              </w:r>
            </w:del>
          </w:p>
        </w:tc>
      </w:tr>
    </w:tbl>
    <w:p w14:paraId="266CA2FB" w14:textId="2D760E83" w:rsidR="00E94538" w:rsidRDefault="00E94538" w:rsidP="00F54316">
      <w:pPr>
        <w:rPr>
          <w:rFonts w:asciiTheme="majorHAnsi" w:eastAsiaTheme="majorEastAsia" w:hAnsiTheme="majorHAnsi" w:cstheme="majorBidi"/>
          <w:b/>
          <w:bCs/>
          <w:color w:val="4F81BD" w:themeColor="accent1"/>
          <w:sz w:val="26"/>
          <w:szCs w:val="26"/>
          <w:lang w:val="en-GB"/>
        </w:rPr>
      </w:pPr>
    </w:p>
    <w:p w14:paraId="4E4212E9" w14:textId="4408BD1F" w:rsidR="562DEFAE" w:rsidRDefault="562DEFAE" w:rsidP="562DEFAE">
      <w:del w:id="148" w:author="Angel Garcia" w:date="2020-06-16T10:27:00Z">
        <w:r w:rsidDel="00463461">
          <w:rPr>
            <w:noProof/>
          </w:rPr>
          <w:drawing>
            <wp:inline distT="0" distB="0" distL="0" distR="0" wp14:anchorId="363A1747" wp14:editId="409D0141">
              <wp:extent cx="6762750" cy="4522589"/>
              <wp:effectExtent l="0" t="0" r="0" b="0"/>
              <wp:docPr id="1782615626" name="Picture 178261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6762750" cy="4522589"/>
                      </a:xfrm>
                      <a:prstGeom prst="rect">
                        <a:avLst/>
                      </a:prstGeom>
                    </pic:spPr>
                  </pic:pic>
                </a:graphicData>
              </a:graphic>
            </wp:inline>
          </w:drawing>
        </w:r>
      </w:del>
      <w:ins w:id="149" w:author="Angel Garcia" w:date="2020-06-16T15:12:00Z">
        <w:r w:rsidR="00D571FE" w:rsidRPr="00D571FE">
          <w:drawing>
            <wp:inline distT="0" distB="0" distL="0" distR="0" wp14:anchorId="1E4C14FF" wp14:editId="66ACFAE7">
              <wp:extent cx="6343650" cy="380936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43650" cy="3809365"/>
                      </a:xfrm>
                      <a:prstGeom prst="rect">
                        <a:avLst/>
                      </a:prstGeom>
                    </pic:spPr>
                  </pic:pic>
                </a:graphicData>
              </a:graphic>
            </wp:inline>
          </w:drawing>
        </w:r>
      </w:ins>
    </w:p>
    <w:p w14:paraId="66A286F4" w14:textId="447D0A44" w:rsidR="00C15AC1" w:rsidDel="009914E6" w:rsidRDefault="00C15AC1" w:rsidP="00573096">
      <w:pPr>
        <w:pStyle w:val="Heading2"/>
        <w:rPr>
          <w:del w:id="150" w:author="Angel Garcia" w:date="2020-06-16T10:31:00Z"/>
        </w:rPr>
      </w:pPr>
    </w:p>
    <w:p w14:paraId="0BFF9E16" w14:textId="77777777" w:rsidR="009914E6" w:rsidRPr="009914E6" w:rsidRDefault="009914E6">
      <w:pPr>
        <w:rPr>
          <w:ins w:id="151" w:author="Angel Garcia" w:date="2020-06-16T10:31:00Z"/>
          <w:rPrChange w:id="152" w:author="Angel Garcia" w:date="2020-06-16T10:31:00Z">
            <w:rPr>
              <w:ins w:id="153" w:author="Angel Garcia" w:date="2020-06-16T10:31:00Z"/>
              <w:rFonts w:asciiTheme="majorHAnsi" w:eastAsiaTheme="majorEastAsia" w:hAnsiTheme="majorHAnsi" w:cstheme="majorBidi"/>
              <w:b/>
              <w:bCs/>
              <w:color w:val="4F81BD" w:themeColor="accent1"/>
              <w:sz w:val="26"/>
              <w:szCs w:val="26"/>
              <w:lang w:val="en-GB"/>
            </w:rPr>
          </w:rPrChange>
        </w:rPr>
      </w:pPr>
    </w:p>
    <w:p w14:paraId="1F004FEE" w14:textId="484B7D2A" w:rsidR="000123E9" w:rsidRDefault="000123E9" w:rsidP="00573096">
      <w:pPr>
        <w:pStyle w:val="Heading2"/>
        <w:rPr>
          <w:ins w:id="154" w:author="Angel Garcia" w:date="2020-06-16T10:28:00Z"/>
        </w:rPr>
      </w:pPr>
      <w:del w:id="155" w:author="Angel Garcia" w:date="2020-06-16T10:31:00Z">
        <w:r w:rsidDel="009914E6">
          <w:br/>
        </w:r>
      </w:del>
      <w:r>
        <w:br/>
      </w:r>
    </w:p>
    <w:p w14:paraId="580DBE2E" w14:textId="77777777" w:rsidR="008368A8" w:rsidRPr="005B31D0" w:rsidRDefault="008368A8">
      <w:pPr>
        <w:rPr>
          <w:rPrChange w:id="156" w:author="Angel Garcia" w:date="2020-06-16T10:28:00Z">
            <w:rPr/>
          </w:rPrChange>
        </w:rPr>
        <w:pPrChange w:id="157" w:author="Angel Garcia" w:date="2020-06-16T10:28:00Z">
          <w:pPr>
            <w:pStyle w:val="Heading2"/>
          </w:pPr>
        </w:pPrChange>
      </w:pPr>
    </w:p>
    <w:p w14:paraId="4946110C" w14:textId="74595C42" w:rsidR="00573096" w:rsidRDefault="00D3122D" w:rsidP="00573096">
      <w:pPr>
        <w:pStyle w:val="Heading2"/>
        <w:rPr>
          <w:ins w:id="158" w:author="Kevin Babbington" w:date="2020-02-07T08:30:00Z"/>
        </w:rPr>
      </w:pPr>
      <w:bookmarkStart w:id="159" w:name="_Toc16743295"/>
      <w:ins w:id="160" w:author="Kevin Babbington" w:date="2020-02-07T08:25:00Z">
        <w:r>
          <w:lastRenderedPageBreak/>
          <w:t xml:space="preserve">Protected </w:t>
        </w:r>
      </w:ins>
      <w:r w:rsidR="00573096" w:rsidRPr="00573096">
        <w:t>Virtual Machine Information</w:t>
      </w:r>
      <w:bookmarkEnd w:id="159"/>
    </w:p>
    <w:p w14:paraId="23354E02" w14:textId="77777777" w:rsidR="00582B5F" w:rsidRPr="00582B5F" w:rsidRDefault="00582B5F">
      <w:pPr>
        <w:rPr>
          <w:rPrChange w:id="161" w:author="Kevin Babbington" w:date="2020-02-07T08:30:00Z">
            <w:rPr/>
          </w:rPrChange>
        </w:rPr>
        <w:pPrChange w:id="162" w:author="Kevin Babbington" w:date="2020-02-07T08:30:00Z">
          <w:pPr>
            <w:pStyle w:val="Heading2"/>
          </w:pPr>
        </w:pPrChange>
      </w:pPr>
    </w:p>
    <w:p w14:paraId="40D86922" w14:textId="498579EE" w:rsidR="00573096" w:rsidDel="009C4B81" w:rsidRDefault="00573096" w:rsidP="00F54316">
      <w:pPr>
        <w:rPr>
          <w:del w:id="163" w:author="Kevin Babbington" w:date="2020-02-07T08:28:00Z"/>
          <w:rFonts w:asciiTheme="majorHAnsi" w:eastAsiaTheme="majorEastAsia" w:hAnsiTheme="majorHAnsi" w:cstheme="majorBidi"/>
          <w:b/>
          <w:bCs/>
          <w:color w:val="4F81BD" w:themeColor="accent1"/>
          <w:sz w:val="26"/>
          <w:szCs w:val="26"/>
          <w:lang w:val="en-GB"/>
        </w:rPr>
      </w:pPr>
    </w:p>
    <w:tbl>
      <w:tblPr>
        <w:tblW w:w="10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Caption w:val=""/>
        <w:tblDescription w:val=""/>
        <w:tblPrChange w:id="164" w:author="Angel Garcia" w:date="2020-06-16T15:27:00Z">
          <w:tblPr>
            <w:tblW w:w="9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Caption w:val=""/>
            <w:tblDescription w:val=""/>
          </w:tblPr>
        </w:tblPrChange>
      </w:tblPr>
      <w:tblGrid>
        <w:gridCol w:w="3428"/>
        <w:gridCol w:w="1126"/>
        <w:gridCol w:w="913"/>
        <w:gridCol w:w="1756"/>
        <w:gridCol w:w="1225"/>
        <w:gridCol w:w="2012"/>
        <w:tblGridChange w:id="165">
          <w:tblGrid>
            <w:gridCol w:w="1440"/>
            <w:gridCol w:w="473"/>
            <w:gridCol w:w="383"/>
            <w:gridCol w:w="738"/>
            <w:gridCol w:w="515"/>
            <w:gridCol w:w="332"/>
          </w:tblGrid>
        </w:tblGridChange>
      </w:tblGrid>
      <w:tr w:rsidR="00C11397" w:rsidRPr="00F37105" w:rsidDel="009C4B81" w14:paraId="4915580D" w14:textId="77777777" w:rsidTr="00CA6B7A">
        <w:trPr>
          <w:gridAfter w:val="1"/>
          <w:trHeight w:val="380"/>
          <w:del w:id="166" w:author="Kevin Babbington" w:date="2020-02-07T08:28:00Z"/>
          <w:trPrChange w:id="167" w:author="Angel Garcia" w:date="2020-06-16T15:27:00Z">
            <w:trPr>
              <w:gridAfter w:val="1"/>
              <w:trHeight w:val="347"/>
            </w:trPr>
          </w:trPrChange>
        </w:trPr>
        <w:tc>
          <w:tcPr>
            <w:tcW w:w="4554" w:type="dxa"/>
            <w:gridSpan w:val="2"/>
            <w:shd w:val="clear" w:color="auto" w:fill="E36C0A" w:themeFill="accent6" w:themeFillShade="BF"/>
            <w:tcMar>
              <w:top w:w="80" w:type="dxa"/>
              <w:left w:w="80" w:type="dxa"/>
              <w:bottom w:w="80" w:type="dxa"/>
              <w:right w:w="80" w:type="dxa"/>
            </w:tcMar>
            <w:hideMark/>
            <w:tcPrChange w:id="168" w:author="Angel Garcia" w:date="2020-06-16T15:27:00Z">
              <w:tcPr>
                <w:tcW w:w="1913" w:type="dxa"/>
                <w:gridSpan w:val="2"/>
                <w:shd w:val="clear" w:color="auto" w:fill="E36C0A" w:themeFill="accent6" w:themeFillShade="BF"/>
                <w:tcMar>
                  <w:top w:w="80" w:type="dxa"/>
                  <w:left w:w="80" w:type="dxa"/>
                  <w:bottom w:w="80" w:type="dxa"/>
                  <w:right w:w="80" w:type="dxa"/>
                </w:tcMar>
                <w:hideMark/>
              </w:tcPr>
            </w:tcPrChange>
          </w:tcPr>
          <w:p w14:paraId="026761C6" w14:textId="3D934C90" w:rsidR="00C11397" w:rsidRPr="00F37105" w:rsidDel="009C4B81" w:rsidRDefault="00C11397" w:rsidP="00F37105">
            <w:pPr>
              <w:pStyle w:val="TableText"/>
              <w:rPr>
                <w:del w:id="169" w:author="Kevin Babbington" w:date="2020-02-07T08:28:00Z"/>
                <w:color w:val="FFFFFF" w:themeColor="background1"/>
              </w:rPr>
            </w:pPr>
            <w:del w:id="170" w:author="Kevin Babbington" w:date="2020-02-07T08:28:00Z">
              <w:r w:rsidRPr="00F37105" w:rsidDel="009C4B81">
                <w:rPr>
                  <w:color w:val="FFFFFF" w:themeColor="background1"/>
                </w:rPr>
                <w:delText>Server Name</w:delText>
              </w:r>
            </w:del>
          </w:p>
        </w:tc>
        <w:tc>
          <w:tcPr>
            <w:tcW w:w="3894" w:type="dxa"/>
            <w:gridSpan w:val="3"/>
            <w:shd w:val="clear" w:color="auto" w:fill="E36C0A" w:themeFill="accent6" w:themeFillShade="BF"/>
            <w:tcMar>
              <w:top w:w="80" w:type="dxa"/>
              <w:left w:w="80" w:type="dxa"/>
              <w:bottom w:w="80" w:type="dxa"/>
              <w:right w:w="80" w:type="dxa"/>
            </w:tcMar>
            <w:hideMark/>
            <w:tcPrChange w:id="171" w:author="Angel Garcia" w:date="2020-06-16T15:27:00Z">
              <w:tcPr>
                <w:tcW w:w="1636" w:type="dxa"/>
                <w:gridSpan w:val="3"/>
                <w:shd w:val="clear" w:color="auto" w:fill="E36C0A" w:themeFill="accent6" w:themeFillShade="BF"/>
                <w:tcMar>
                  <w:top w:w="80" w:type="dxa"/>
                  <w:left w:w="80" w:type="dxa"/>
                  <w:bottom w:w="80" w:type="dxa"/>
                  <w:right w:w="80" w:type="dxa"/>
                </w:tcMar>
                <w:hideMark/>
              </w:tcPr>
            </w:tcPrChange>
          </w:tcPr>
          <w:p w14:paraId="531EA2B3" w14:textId="5EC52AAD" w:rsidR="00C11397" w:rsidRPr="00F37105" w:rsidDel="009C4B81" w:rsidRDefault="00C11397" w:rsidP="00F37105">
            <w:pPr>
              <w:pStyle w:val="TableText"/>
              <w:rPr>
                <w:del w:id="172" w:author="Kevin Babbington" w:date="2020-02-07T08:28:00Z"/>
                <w:color w:val="FFFFFF" w:themeColor="background1"/>
              </w:rPr>
            </w:pPr>
            <w:del w:id="173" w:author="Kevin Babbington" w:date="2020-02-07T08:28:00Z">
              <w:r w:rsidRPr="00F37105" w:rsidDel="009C4B81">
                <w:rPr>
                  <w:color w:val="FFFFFF" w:themeColor="background1"/>
                </w:rPr>
                <w:delText>Region</w:delText>
              </w:r>
            </w:del>
          </w:p>
        </w:tc>
      </w:tr>
      <w:tr w:rsidR="00C11397" w:rsidRPr="00F37105" w:rsidDel="009C4B81" w14:paraId="52DFBEB7" w14:textId="77777777" w:rsidTr="00CA6B7A">
        <w:trPr>
          <w:gridAfter w:val="1"/>
          <w:trHeight w:val="380"/>
          <w:del w:id="174" w:author="Kevin Babbington" w:date="2020-02-07T08:28:00Z"/>
          <w:trPrChange w:id="175" w:author="Angel Garcia" w:date="2020-06-16T15:27:00Z">
            <w:trPr>
              <w:gridAfter w:val="1"/>
              <w:trHeight w:val="347"/>
            </w:trPr>
          </w:trPrChange>
        </w:trPr>
        <w:tc>
          <w:tcPr>
            <w:tcW w:w="4554" w:type="dxa"/>
            <w:gridSpan w:val="2"/>
            <w:shd w:val="clear" w:color="auto" w:fill="F5FCFE"/>
            <w:tcMar>
              <w:top w:w="80" w:type="dxa"/>
              <w:left w:w="80" w:type="dxa"/>
              <w:bottom w:w="80" w:type="dxa"/>
              <w:right w:w="80" w:type="dxa"/>
            </w:tcMar>
            <w:hideMark/>
            <w:tcPrChange w:id="176" w:author="Angel Garcia" w:date="2020-06-16T15:27:00Z">
              <w:tcPr>
                <w:tcW w:w="1913" w:type="dxa"/>
                <w:gridSpan w:val="2"/>
                <w:shd w:val="clear" w:color="auto" w:fill="F5FCFE"/>
                <w:tcMar>
                  <w:top w:w="80" w:type="dxa"/>
                  <w:left w:w="80" w:type="dxa"/>
                  <w:bottom w:w="80" w:type="dxa"/>
                  <w:right w:w="80" w:type="dxa"/>
                </w:tcMar>
                <w:hideMark/>
              </w:tcPr>
            </w:tcPrChange>
          </w:tcPr>
          <w:p w14:paraId="1B08F85A" w14:textId="17911FEA" w:rsidR="00C11397" w:rsidRPr="00F37105" w:rsidDel="009C4B81" w:rsidRDefault="00C11397" w:rsidP="08E2DEFE">
            <w:pPr>
              <w:rPr>
                <w:del w:id="177" w:author="Kevin Babbington" w:date="2020-02-07T08:28:00Z"/>
                <w:rFonts w:ascii="az_ea_font" w:eastAsia="Times New Roman" w:hAnsi="az_ea_font" w:cs="Times New Roman"/>
                <w:color w:val="000000" w:themeColor="text1"/>
                <w:sz w:val="18"/>
                <w:szCs w:val="18"/>
              </w:rPr>
            </w:pPr>
            <w:del w:id="178" w:author="Kevin Babbington" w:date="2020-02-07T08:28:00Z">
              <w:r w:rsidRPr="08E2DEFE" w:rsidDel="009C4B81">
                <w:rPr>
                  <w:rFonts w:ascii="az_ea_font" w:eastAsia="Times New Roman" w:hAnsi="az_ea_font" w:cs="Times New Roman"/>
                  <w:color w:val="000000" w:themeColor="text1"/>
                  <w:sz w:val="18"/>
                  <w:szCs w:val="18"/>
                </w:rPr>
                <w:delText>prd-sc-app01</w:delText>
              </w:r>
            </w:del>
          </w:p>
        </w:tc>
        <w:tc>
          <w:tcPr>
            <w:tcW w:w="3894" w:type="dxa"/>
            <w:gridSpan w:val="3"/>
            <w:shd w:val="clear" w:color="auto" w:fill="F5FCFE"/>
            <w:tcMar>
              <w:top w:w="80" w:type="dxa"/>
              <w:left w:w="80" w:type="dxa"/>
              <w:bottom w:w="80" w:type="dxa"/>
              <w:right w:w="80" w:type="dxa"/>
            </w:tcMar>
            <w:hideMark/>
            <w:tcPrChange w:id="179" w:author="Angel Garcia" w:date="2020-06-16T15:27:00Z">
              <w:tcPr>
                <w:tcW w:w="1636" w:type="dxa"/>
                <w:gridSpan w:val="3"/>
                <w:shd w:val="clear" w:color="auto" w:fill="F5FCFE"/>
                <w:tcMar>
                  <w:top w:w="80" w:type="dxa"/>
                  <w:left w:w="80" w:type="dxa"/>
                  <w:bottom w:w="80" w:type="dxa"/>
                  <w:right w:w="80" w:type="dxa"/>
                </w:tcMar>
                <w:hideMark/>
              </w:tcPr>
            </w:tcPrChange>
          </w:tcPr>
          <w:p w14:paraId="422C52F6" w14:textId="1A50A630" w:rsidR="00C11397" w:rsidRPr="00F37105" w:rsidDel="009C4B81" w:rsidRDefault="00C11397" w:rsidP="00F37105">
            <w:pPr>
              <w:rPr>
                <w:del w:id="180" w:author="Kevin Babbington" w:date="2020-02-07T08:28:00Z"/>
                <w:rFonts w:ascii="az_ea_font" w:eastAsia="Times New Roman" w:hAnsi="az_ea_font" w:cs="Times New Roman"/>
                <w:color w:val="000000"/>
                <w:sz w:val="18"/>
                <w:szCs w:val="18"/>
              </w:rPr>
            </w:pPr>
            <w:del w:id="181" w:author="Kevin Babbington" w:date="2020-02-07T08:28:00Z">
              <w:r w:rsidRPr="00F37105" w:rsidDel="009C4B81">
                <w:rPr>
                  <w:rFonts w:ascii="az_ea_font" w:eastAsia="Times New Roman" w:hAnsi="az_ea_font" w:cs="Times New Roman"/>
                  <w:color w:val="000000"/>
                  <w:sz w:val="18"/>
                  <w:szCs w:val="18"/>
                </w:rPr>
                <w:delText>South Central US</w:delText>
              </w:r>
            </w:del>
          </w:p>
        </w:tc>
      </w:tr>
      <w:tr w:rsidR="00C11397" w:rsidRPr="00F37105" w:rsidDel="009C4B81" w14:paraId="6CA46412" w14:textId="77777777" w:rsidTr="00CA6B7A">
        <w:trPr>
          <w:gridAfter w:val="1"/>
          <w:trHeight w:val="380"/>
          <w:del w:id="182" w:author="Kevin Babbington" w:date="2020-02-07T08:28:00Z"/>
          <w:trPrChange w:id="183" w:author="Angel Garcia" w:date="2020-06-16T15:27:00Z">
            <w:trPr>
              <w:gridAfter w:val="1"/>
              <w:trHeight w:val="347"/>
            </w:trPr>
          </w:trPrChange>
        </w:trPr>
        <w:tc>
          <w:tcPr>
            <w:tcW w:w="4554" w:type="dxa"/>
            <w:gridSpan w:val="2"/>
            <w:shd w:val="clear" w:color="auto" w:fill="FFFFFF" w:themeFill="background1"/>
            <w:tcMar>
              <w:top w:w="80" w:type="dxa"/>
              <w:left w:w="80" w:type="dxa"/>
              <w:bottom w:w="80" w:type="dxa"/>
              <w:right w:w="80" w:type="dxa"/>
            </w:tcMar>
            <w:hideMark/>
            <w:tcPrChange w:id="184" w:author="Angel Garcia" w:date="2020-06-16T15:27:00Z">
              <w:tcPr>
                <w:tcW w:w="1913" w:type="dxa"/>
                <w:gridSpan w:val="2"/>
                <w:shd w:val="clear" w:color="auto" w:fill="FFFFFF" w:themeFill="background1"/>
                <w:tcMar>
                  <w:top w:w="80" w:type="dxa"/>
                  <w:left w:w="80" w:type="dxa"/>
                  <w:bottom w:w="80" w:type="dxa"/>
                  <w:right w:w="80" w:type="dxa"/>
                </w:tcMar>
                <w:hideMark/>
              </w:tcPr>
            </w:tcPrChange>
          </w:tcPr>
          <w:p w14:paraId="385143AD" w14:textId="08B2A9F2" w:rsidR="00C11397" w:rsidRPr="00F37105" w:rsidDel="009C4B81" w:rsidRDefault="00C11397" w:rsidP="08E2DEFE">
            <w:pPr>
              <w:rPr>
                <w:del w:id="185" w:author="Kevin Babbington" w:date="2020-02-07T08:28:00Z"/>
                <w:rFonts w:ascii="az_ea_font" w:eastAsia="Times New Roman" w:hAnsi="az_ea_font" w:cs="Times New Roman"/>
                <w:color w:val="000000"/>
                <w:sz w:val="18"/>
                <w:szCs w:val="18"/>
              </w:rPr>
            </w:pPr>
            <w:del w:id="186" w:author="Kevin Babbington" w:date="2020-02-07T08:28:00Z">
              <w:r w:rsidRPr="08E2DEFE" w:rsidDel="009C4B81">
                <w:rPr>
                  <w:rFonts w:ascii="az_ea_font" w:eastAsia="az_ea_font" w:hAnsi="az_ea_font" w:cs="az_ea_font"/>
                  <w:sz w:val="18"/>
                  <w:szCs w:val="18"/>
                </w:rPr>
                <w:delText>prd-sc-app02</w:delText>
              </w:r>
            </w:del>
          </w:p>
        </w:tc>
        <w:tc>
          <w:tcPr>
            <w:tcW w:w="3894" w:type="dxa"/>
            <w:gridSpan w:val="3"/>
            <w:shd w:val="clear" w:color="auto" w:fill="FFFFFF" w:themeFill="background1"/>
            <w:tcMar>
              <w:top w:w="80" w:type="dxa"/>
              <w:left w:w="80" w:type="dxa"/>
              <w:bottom w:w="80" w:type="dxa"/>
              <w:right w:w="80" w:type="dxa"/>
            </w:tcMar>
            <w:hideMark/>
            <w:tcPrChange w:id="187" w:author="Angel Garcia" w:date="2020-06-16T15:27:00Z">
              <w:tcPr>
                <w:tcW w:w="1636" w:type="dxa"/>
                <w:gridSpan w:val="3"/>
                <w:shd w:val="clear" w:color="auto" w:fill="FFFFFF" w:themeFill="background1"/>
                <w:tcMar>
                  <w:top w:w="80" w:type="dxa"/>
                  <w:left w:w="80" w:type="dxa"/>
                  <w:bottom w:w="80" w:type="dxa"/>
                  <w:right w:w="80" w:type="dxa"/>
                </w:tcMar>
                <w:hideMark/>
              </w:tcPr>
            </w:tcPrChange>
          </w:tcPr>
          <w:p w14:paraId="209E21A9" w14:textId="15BA560D" w:rsidR="00C11397" w:rsidRPr="00F37105" w:rsidDel="009C4B81" w:rsidRDefault="00C11397" w:rsidP="00F37105">
            <w:pPr>
              <w:rPr>
                <w:del w:id="188" w:author="Kevin Babbington" w:date="2020-02-07T08:28:00Z"/>
                <w:rFonts w:ascii="az_ea_font" w:eastAsia="Times New Roman" w:hAnsi="az_ea_font" w:cs="Times New Roman"/>
                <w:color w:val="000000"/>
                <w:sz w:val="18"/>
                <w:szCs w:val="18"/>
              </w:rPr>
            </w:pPr>
            <w:del w:id="189" w:author="Kevin Babbington" w:date="2020-02-07T08:28:00Z">
              <w:r w:rsidRPr="00F37105" w:rsidDel="009C4B81">
                <w:rPr>
                  <w:rFonts w:ascii="az_ea_font" w:eastAsia="Times New Roman" w:hAnsi="az_ea_font" w:cs="Times New Roman"/>
                  <w:color w:val="000000"/>
                  <w:sz w:val="18"/>
                  <w:szCs w:val="18"/>
                </w:rPr>
                <w:delText>South Central US</w:delText>
              </w:r>
            </w:del>
          </w:p>
        </w:tc>
      </w:tr>
      <w:tr w:rsidR="00C11397" w:rsidRPr="00F37105" w:rsidDel="009C4B81" w14:paraId="799FEE76" w14:textId="77777777" w:rsidTr="00CA6B7A">
        <w:trPr>
          <w:gridAfter w:val="1"/>
          <w:trHeight w:val="380"/>
          <w:del w:id="190" w:author="Kevin Babbington" w:date="2020-02-07T08:28:00Z"/>
          <w:trPrChange w:id="191" w:author="Angel Garcia" w:date="2020-06-16T15:27:00Z">
            <w:trPr>
              <w:gridAfter w:val="1"/>
              <w:trHeight w:val="347"/>
            </w:trPr>
          </w:trPrChange>
        </w:trPr>
        <w:tc>
          <w:tcPr>
            <w:tcW w:w="4554" w:type="dxa"/>
            <w:gridSpan w:val="2"/>
            <w:shd w:val="clear" w:color="auto" w:fill="FFFFFF" w:themeFill="background1"/>
            <w:tcMar>
              <w:top w:w="80" w:type="dxa"/>
              <w:left w:w="80" w:type="dxa"/>
              <w:bottom w:w="80" w:type="dxa"/>
              <w:right w:w="80" w:type="dxa"/>
            </w:tcMar>
            <w:hideMark/>
            <w:tcPrChange w:id="192" w:author="Angel Garcia" w:date="2020-06-16T15:27:00Z">
              <w:tcPr>
                <w:tcW w:w="1913" w:type="dxa"/>
                <w:gridSpan w:val="2"/>
                <w:shd w:val="clear" w:color="auto" w:fill="FFFFFF" w:themeFill="background1"/>
                <w:tcMar>
                  <w:top w:w="80" w:type="dxa"/>
                  <w:left w:w="80" w:type="dxa"/>
                  <w:bottom w:w="80" w:type="dxa"/>
                  <w:right w:w="80" w:type="dxa"/>
                </w:tcMar>
                <w:hideMark/>
              </w:tcPr>
            </w:tcPrChange>
          </w:tcPr>
          <w:p w14:paraId="18C8B845" w14:textId="6246664E" w:rsidR="00C11397" w:rsidRPr="00F37105" w:rsidDel="009C4B81" w:rsidRDefault="00C11397" w:rsidP="08E2DEFE">
            <w:pPr>
              <w:rPr>
                <w:del w:id="193" w:author="Kevin Babbington" w:date="2020-02-07T08:28:00Z"/>
                <w:rFonts w:ascii="az_ea_font" w:eastAsia="Times New Roman" w:hAnsi="az_ea_font" w:cs="Times New Roman"/>
                <w:color w:val="000000" w:themeColor="text1"/>
                <w:sz w:val="18"/>
                <w:szCs w:val="18"/>
              </w:rPr>
            </w:pPr>
            <w:del w:id="194" w:author="Kevin Babbington" w:date="2020-02-07T08:28:00Z">
              <w:r w:rsidRPr="08E2DEFE" w:rsidDel="009C4B81">
                <w:rPr>
                  <w:rFonts w:ascii="az_ea_font" w:eastAsia="Times New Roman" w:hAnsi="az_ea_font" w:cs="Times New Roman"/>
                  <w:color w:val="000000" w:themeColor="text1"/>
                  <w:sz w:val="18"/>
                  <w:szCs w:val="18"/>
                </w:rPr>
                <w:delText>prd-sc-db01</w:delText>
              </w:r>
            </w:del>
          </w:p>
        </w:tc>
        <w:tc>
          <w:tcPr>
            <w:tcW w:w="3894" w:type="dxa"/>
            <w:gridSpan w:val="3"/>
            <w:shd w:val="clear" w:color="auto" w:fill="FFFFFF" w:themeFill="background1"/>
            <w:tcMar>
              <w:top w:w="80" w:type="dxa"/>
              <w:left w:w="80" w:type="dxa"/>
              <w:bottom w:w="80" w:type="dxa"/>
              <w:right w:w="80" w:type="dxa"/>
            </w:tcMar>
            <w:hideMark/>
            <w:tcPrChange w:id="195" w:author="Angel Garcia" w:date="2020-06-16T15:27:00Z">
              <w:tcPr>
                <w:tcW w:w="1636" w:type="dxa"/>
                <w:gridSpan w:val="3"/>
                <w:shd w:val="clear" w:color="auto" w:fill="FFFFFF" w:themeFill="background1"/>
                <w:tcMar>
                  <w:top w:w="80" w:type="dxa"/>
                  <w:left w:w="80" w:type="dxa"/>
                  <w:bottom w:w="80" w:type="dxa"/>
                  <w:right w:w="80" w:type="dxa"/>
                </w:tcMar>
                <w:hideMark/>
              </w:tcPr>
            </w:tcPrChange>
          </w:tcPr>
          <w:p w14:paraId="6751EAEF" w14:textId="4EC913C3" w:rsidR="00C11397" w:rsidRPr="00F37105" w:rsidDel="009C4B81" w:rsidRDefault="00C11397" w:rsidP="00F37105">
            <w:pPr>
              <w:rPr>
                <w:del w:id="196" w:author="Kevin Babbington" w:date="2020-02-07T08:28:00Z"/>
                <w:rFonts w:ascii="az_ea_font" w:eastAsia="Times New Roman" w:hAnsi="az_ea_font" w:cs="Times New Roman"/>
                <w:color w:val="000000"/>
                <w:sz w:val="18"/>
                <w:szCs w:val="18"/>
              </w:rPr>
            </w:pPr>
            <w:del w:id="197" w:author="Kevin Babbington" w:date="2020-02-07T08:28:00Z">
              <w:r w:rsidRPr="00F37105" w:rsidDel="009C4B81">
                <w:rPr>
                  <w:rFonts w:ascii="az_ea_font" w:eastAsia="Times New Roman" w:hAnsi="az_ea_font" w:cs="Times New Roman"/>
                  <w:color w:val="000000"/>
                  <w:sz w:val="18"/>
                  <w:szCs w:val="18"/>
                </w:rPr>
                <w:delText>South Central US</w:delText>
              </w:r>
            </w:del>
          </w:p>
        </w:tc>
      </w:tr>
      <w:tr w:rsidR="00C11397" w:rsidRPr="00F37105" w:rsidDel="009C4B81" w14:paraId="078C22AD" w14:textId="77777777" w:rsidTr="00CA6B7A">
        <w:trPr>
          <w:gridAfter w:val="1"/>
          <w:trHeight w:val="380"/>
          <w:del w:id="198" w:author="Kevin Babbington" w:date="2020-02-07T08:28:00Z"/>
          <w:trPrChange w:id="199" w:author="Angel Garcia" w:date="2020-06-16T15:27:00Z">
            <w:trPr>
              <w:gridAfter w:val="1"/>
              <w:trHeight w:val="347"/>
            </w:trPr>
          </w:trPrChange>
        </w:trPr>
        <w:tc>
          <w:tcPr>
            <w:tcW w:w="4554" w:type="dxa"/>
            <w:gridSpan w:val="2"/>
            <w:shd w:val="clear" w:color="auto" w:fill="FFFFFF" w:themeFill="background1"/>
            <w:tcMar>
              <w:top w:w="80" w:type="dxa"/>
              <w:left w:w="80" w:type="dxa"/>
              <w:bottom w:w="80" w:type="dxa"/>
              <w:right w:w="80" w:type="dxa"/>
            </w:tcMar>
            <w:hideMark/>
            <w:tcPrChange w:id="200" w:author="Angel Garcia" w:date="2020-06-16T15:27:00Z">
              <w:tcPr>
                <w:tcW w:w="1913" w:type="dxa"/>
                <w:gridSpan w:val="2"/>
                <w:shd w:val="clear" w:color="auto" w:fill="FFFFFF" w:themeFill="background1"/>
                <w:tcMar>
                  <w:top w:w="80" w:type="dxa"/>
                  <w:left w:w="80" w:type="dxa"/>
                  <w:bottom w:w="80" w:type="dxa"/>
                  <w:right w:w="80" w:type="dxa"/>
                </w:tcMar>
                <w:hideMark/>
              </w:tcPr>
            </w:tcPrChange>
          </w:tcPr>
          <w:p w14:paraId="64E35EC3" w14:textId="37B9BFFB" w:rsidR="00C11397" w:rsidRPr="00F37105" w:rsidDel="009C4B81" w:rsidRDefault="00C11397" w:rsidP="08E2DEFE">
            <w:pPr>
              <w:rPr>
                <w:del w:id="201" w:author="Kevin Babbington" w:date="2020-02-07T08:28:00Z"/>
                <w:rFonts w:ascii="az_ea_font" w:eastAsia="Times New Roman" w:hAnsi="az_ea_font" w:cs="Times New Roman"/>
                <w:color w:val="000000" w:themeColor="text1"/>
                <w:sz w:val="18"/>
                <w:szCs w:val="18"/>
              </w:rPr>
            </w:pPr>
            <w:del w:id="202" w:author="Kevin Babbington" w:date="2020-02-07T08:28:00Z">
              <w:r w:rsidRPr="08E2DEFE" w:rsidDel="009C4B81">
                <w:rPr>
                  <w:rFonts w:ascii="az_ea_font" w:eastAsia="Times New Roman" w:hAnsi="az_ea_font" w:cs="Times New Roman"/>
                  <w:color w:val="000000" w:themeColor="text1"/>
                  <w:sz w:val="18"/>
                  <w:szCs w:val="18"/>
                </w:rPr>
                <w:delText>prd-sc-dc01</w:delText>
              </w:r>
            </w:del>
          </w:p>
        </w:tc>
        <w:tc>
          <w:tcPr>
            <w:tcW w:w="3894" w:type="dxa"/>
            <w:gridSpan w:val="3"/>
            <w:shd w:val="clear" w:color="auto" w:fill="FFFFFF" w:themeFill="background1"/>
            <w:tcMar>
              <w:top w:w="80" w:type="dxa"/>
              <w:left w:w="80" w:type="dxa"/>
              <w:bottom w:w="80" w:type="dxa"/>
              <w:right w:w="80" w:type="dxa"/>
            </w:tcMar>
            <w:hideMark/>
            <w:tcPrChange w:id="203" w:author="Angel Garcia" w:date="2020-06-16T15:27:00Z">
              <w:tcPr>
                <w:tcW w:w="1636" w:type="dxa"/>
                <w:gridSpan w:val="3"/>
                <w:shd w:val="clear" w:color="auto" w:fill="FFFFFF" w:themeFill="background1"/>
                <w:tcMar>
                  <w:top w:w="80" w:type="dxa"/>
                  <w:left w:w="80" w:type="dxa"/>
                  <w:bottom w:w="80" w:type="dxa"/>
                  <w:right w:w="80" w:type="dxa"/>
                </w:tcMar>
                <w:hideMark/>
              </w:tcPr>
            </w:tcPrChange>
          </w:tcPr>
          <w:p w14:paraId="01B75707" w14:textId="5D4BB0D5" w:rsidR="00C11397" w:rsidRPr="00F37105" w:rsidDel="009C4B81" w:rsidRDefault="00C11397" w:rsidP="00F37105">
            <w:pPr>
              <w:rPr>
                <w:del w:id="204" w:author="Kevin Babbington" w:date="2020-02-07T08:28:00Z"/>
                <w:rFonts w:ascii="az_ea_font" w:eastAsia="Times New Roman" w:hAnsi="az_ea_font" w:cs="Times New Roman"/>
                <w:color w:val="000000"/>
                <w:sz w:val="18"/>
                <w:szCs w:val="18"/>
              </w:rPr>
            </w:pPr>
            <w:del w:id="205" w:author="Kevin Babbington" w:date="2020-02-07T08:28:00Z">
              <w:r w:rsidRPr="00F37105" w:rsidDel="009C4B81">
                <w:rPr>
                  <w:rFonts w:ascii="az_ea_font" w:eastAsia="Times New Roman" w:hAnsi="az_ea_font" w:cs="Times New Roman"/>
                  <w:color w:val="000000"/>
                  <w:sz w:val="18"/>
                  <w:szCs w:val="18"/>
                </w:rPr>
                <w:delText>South Central US</w:delText>
              </w:r>
            </w:del>
          </w:p>
        </w:tc>
      </w:tr>
      <w:tr w:rsidR="00C11397" w:rsidRPr="00F37105" w:rsidDel="009C4B81" w14:paraId="261AF96D" w14:textId="77777777" w:rsidTr="00CA6B7A">
        <w:trPr>
          <w:gridAfter w:val="1"/>
          <w:trHeight w:val="380"/>
          <w:del w:id="206" w:author="Kevin Babbington" w:date="2020-02-07T08:28:00Z"/>
          <w:trPrChange w:id="207" w:author="Angel Garcia" w:date="2020-06-16T15:27:00Z">
            <w:trPr>
              <w:gridAfter w:val="1"/>
              <w:trHeight w:val="347"/>
            </w:trPr>
          </w:trPrChange>
        </w:trPr>
        <w:tc>
          <w:tcPr>
            <w:tcW w:w="4554" w:type="dxa"/>
            <w:gridSpan w:val="2"/>
            <w:shd w:val="clear" w:color="auto" w:fill="FFFFFF" w:themeFill="background1"/>
            <w:tcMar>
              <w:top w:w="80" w:type="dxa"/>
              <w:left w:w="80" w:type="dxa"/>
              <w:bottom w:w="80" w:type="dxa"/>
              <w:right w:w="80" w:type="dxa"/>
            </w:tcMar>
            <w:hideMark/>
            <w:tcPrChange w:id="208" w:author="Angel Garcia" w:date="2020-06-16T15:27:00Z">
              <w:tcPr>
                <w:tcW w:w="1913" w:type="dxa"/>
                <w:gridSpan w:val="2"/>
                <w:shd w:val="clear" w:color="auto" w:fill="FFFFFF" w:themeFill="background1"/>
                <w:tcMar>
                  <w:top w:w="80" w:type="dxa"/>
                  <w:left w:w="80" w:type="dxa"/>
                  <w:bottom w:w="80" w:type="dxa"/>
                  <w:right w:w="80" w:type="dxa"/>
                </w:tcMar>
                <w:hideMark/>
              </w:tcPr>
            </w:tcPrChange>
          </w:tcPr>
          <w:p w14:paraId="18C00937" w14:textId="77797B83" w:rsidR="00C11397" w:rsidRPr="00F37105" w:rsidDel="009C4B81" w:rsidRDefault="00C11397" w:rsidP="08E2DEFE">
            <w:pPr>
              <w:rPr>
                <w:del w:id="209" w:author="Kevin Babbington" w:date="2020-02-07T08:28:00Z"/>
                <w:rFonts w:ascii="az_ea_font" w:eastAsia="Times New Roman" w:hAnsi="az_ea_font" w:cs="Times New Roman"/>
                <w:color w:val="000000"/>
                <w:sz w:val="18"/>
                <w:szCs w:val="18"/>
              </w:rPr>
            </w:pPr>
            <w:del w:id="210" w:author="Kevin Babbington" w:date="2020-02-07T08:28:00Z">
              <w:r w:rsidRPr="08E2DEFE" w:rsidDel="009C4B81">
                <w:rPr>
                  <w:rFonts w:ascii="az_ea_font" w:eastAsia="az_ea_font" w:hAnsi="az_ea_font" w:cs="az_ea_font"/>
                  <w:sz w:val="18"/>
                  <w:szCs w:val="18"/>
                </w:rPr>
                <w:delText>prd-sc-dc02</w:delText>
              </w:r>
            </w:del>
          </w:p>
        </w:tc>
        <w:tc>
          <w:tcPr>
            <w:tcW w:w="3894" w:type="dxa"/>
            <w:gridSpan w:val="3"/>
            <w:shd w:val="clear" w:color="auto" w:fill="FFFFFF" w:themeFill="background1"/>
            <w:tcMar>
              <w:top w:w="80" w:type="dxa"/>
              <w:left w:w="80" w:type="dxa"/>
              <w:bottom w:w="80" w:type="dxa"/>
              <w:right w:w="80" w:type="dxa"/>
            </w:tcMar>
            <w:hideMark/>
            <w:tcPrChange w:id="211" w:author="Angel Garcia" w:date="2020-06-16T15:27:00Z">
              <w:tcPr>
                <w:tcW w:w="1636" w:type="dxa"/>
                <w:gridSpan w:val="3"/>
                <w:shd w:val="clear" w:color="auto" w:fill="FFFFFF" w:themeFill="background1"/>
                <w:tcMar>
                  <w:top w:w="80" w:type="dxa"/>
                  <w:left w:w="80" w:type="dxa"/>
                  <w:bottom w:w="80" w:type="dxa"/>
                  <w:right w:w="80" w:type="dxa"/>
                </w:tcMar>
                <w:hideMark/>
              </w:tcPr>
            </w:tcPrChange>
          </w:tcPr>
          <w:p w14:paraId="1A2E4033" w14:textId="0F64815C" w:rsidR="00C11397" w:rsidRPr="00F37105" w:rsidDel="009C4B81" w:rsidRDefault="00C11397" w:rsidP="00F37105">
            <w:pPr>
              <w:rPr>
                <w:del w:id="212" w:author="Kevin Babbington" w:date="2020-02-07T08:28:00Z"/>
                <w:rFonts w:ascii="az_ea_font" w:eastAsia="Times New Roman" w:hAnsi="az_ea_font" w:cs="Times New Roman"/>
                <w:color w:val="000000"/>
                <w:sz w:val="18"/>
                <w:szCs w:val="18"/>
              </w:rPr>
            </w:pPr>
            <w:del w:id="213" w:author="Kevin Babbington" w:date="2020-02-07T08:28:00Z">
              <w:r w:rsidRPr="00F37105" w:rsidDel="009C4B81">
                <w:rPr>
                  <w:rFonts w:ascii="az_ea_font" w:eastAsia="Times New Roman" w:hAnsi="az_ea_font" w:cs="Times New Roman"/>
                  <w:color w:val="000000"/>
                  <w:sz w:val="18"/>
                  <w:szCs w:val="18"/>
                </w:rPr>
                <w:delText>South Central US</w:delText>
              </w:r>
            </w:del>
          </w:p>
        </w:tc>
      </w:tr>
      <w:tr w:rsidR="00C11397" w:rsidRPr="00F37105" w:rsidDel="009C4B81" w14:paraId="73DF9560" w14:textId="77777777" w:rsidTr="00CA6B7A">
        <w:trPr>
          <w:gridAfter w:val="1"/>
          <w:trHeight w:val="380"/>
          <w:del w:id="214" w:author="Kevin Babbington" w:date="2020-02-07T08:28:00Z"/>
          <w:trPrChange w:id="215" w:author="Angel Garcia" w:date="2020-06-16T15:27:00Z">
            <w:trPr>
              <w:gridAfter w:val="1"/>
              <w:trHeight w:val="347"/>
            </w:trPr>
          </w:trPrChange>
        </w:trPr>
        <w:tc>
          <w:tcPr>
            <w:tcW w:w="4554" w:type="dxa"/>
            <w:gridSpan w:val="2"/>
            <w:shd w:val="clear" w:color="auto" w:fill="FFFFFF" w:themeFill="background1"/>
            <w:tcMar>
              <w:top w:w="80" w:type="dxa"/>
              <w:left w:w="80" w:type="dxa"/>
              <w:bottom w:w="80" w:type="dxa"/>
              <w:right w:w="80" w:type="dxa"/>
            </w:tcMar>
            <w:hideMark/>
            <w:tcPrChange w:id="216" w:author="Angel Garcia" w:date="2020-06-16T15:27:00Z">
              <w:tcPr>
                <w:tcW w:w="1913" w:type="dxa"/>
                <w:gridSpan w:val="2"/>
                <w:shd w:val="clear" w:color="auto" w:fill="FFFFFF" w:themeFill="background1"/>
                <w:tcMar>
                  <w:top w:w="80" w:type="dxa"/>
                  <w:left w:w="80" w:type="dxa"/>
                  <w:bottom w:w="80" w:type="dxa"/>
                  <w:right w:w="80" w:type="dxa"/>
                </w:tcMar>
                <w:hideMark/>
              </w:tcPr>
            </w:tcPrChange>
          </w:tcPr>
          <w:p w14:paraId="6C5E7585" w14:textId="0E049A23" w:rsidR="00C11397" w:rsidRPr="00F37105" w:rsidDel="009C4B81" w:rsidRDefault="00C11397" w:rsidP="08E2DEFE">
            <w:pPr>
              <w:rPr>
                <w:del w:id="217" w:author="Kevin Babbington" w:date="2020-02-07T08:28:00Z"/>
                <w:rFonts w:ascii="az_ea_font" w:eastAsia="Times New Roman" w:hAnsi="az_ea_font" w:cs="Times New Roman"/>
                <w:color w:val="000000" w:themeColor="text1"/>
                <w:sz w:val="18"/>
                <w:szCs w:val="18"/>
              </w:rPr>
            </w:pPr>
            <w:del w:id="218" w:author="Kevin Babbington" w:date="2020-02-07T08:28:00Z">
              <w:r w:rsidRPr="08E2DEFE" w:rsidDel="009C4B81">
                <w:rPr>
                  <w:rFonts w:ascii="az_ea_font" w:eastAsia="Times New Roman" w:hAnsi="az_ea_font" w:cs="Times New Roman"/>
                  <w:color w:val="000000" w:themeColor="text1"/>
                  <w:sz w:val="18"/>
                  <w:szCs w:val="18"/>
                </w:rPr>
                <w:delText>prd-sc-rpt01</w:delText>
              </w:r>
            </w:del>
          </w:p>
        </w:tc>
        <w:tc>
          <w:tcPr>
            <w:tcW w:w="3894" w:type="dxa"/>
            <w:gridSpan w:val="3"/>
            <w:shd w:val="clear" w:color="auto" w:fill="FFFFFF" w:themeFill="background1"/>
            <w:tcMar>
              <w:top w:w="80" w:type="dxa"/>
              <w:left w:w="80" w:type="dxa"/>
              <w:bottom w:w="80" w:type="dxa"/>
              <w:right w:w="80" w:type="dxa"/>
            </w:tcMar>
            <w:hideMark/>
            <w:tcPrChange w:id="219" w:author="Angel Garcia" w:date="2020-06-16T15:27:00Z">
              <w:tcPr>
                <w:tcW w:w="1636" w:type="dxa"/>
                <w:gridSpan w:val="3"/>
                <w:shd w:val="clear" w:color="auto" w:fill="FFFFFF" w:themeFill="background1"/>
                <w:tcMar>
                  <w:top w:w="80" w:type="dxa"/>
                  <w:left w:w="80" w:type="dxa"/>
                  <w:bottom w:w="80" w:type="dxa"/>
                  <w:right w:w="80" w:type="dxa"/>
                </w:tcMar>
                <w:hideMark/>
              </w:tcPr>
            </w:tcPrChange>
          </w:tcPr>
          <w:p w14:paraId="7ECF6E51" w14:textId="6A7A5EF3" w:rsidR="00C11397" w:rsidRPr="00F37105" w:rsidDel="009C4B81" w:rsidRDefault="00C11397" w:rsidP="00F37105">
            <w:pPr>
              <w:rPr>
                <w:del w:id="220" w:author="Kevin Babbington" w:date="2020-02-07T08:28:00Z"/>
                <w:rFonts w:ascii="az_ea_font" w:eastAsia="Times New Roman" w:hAnsi="az_ea_font" w:cs="Times New Roman"/>
                <w:color w:val="000000"/>
                <w:sz w:val="18"/>
                <w:szCs w:val="18"/>
              </w:rPr>
            </w:pPr>
            <w:del w:id="221" w:author="Kevin Babbington" w:date="2020-02-07T08:28:00Z">
              <w:r w:rsidRPr="00F37105" w:rsidDel="009C4B81">
                <w:rPr>
                  <w:rFonts w:ascii="az_ea_font" w:eastAsia="Times New Roman" w:hAnsi="az_ea_font" w:cs="Times New Roman"/>
                  <w:color w:val="000000"/>
                  <w:sz w:val="18"/>
                  <w:szCs w:val="18"/>
                </w:rPr>
                <w:delText>South Central US</w:delText>
              </w:r>
            </w:del>
          </w:p>
        </w:tc>
      </w:tr>
      <w:tr w:rsidR="00C11397" w:rsidRPr="00F37105" w:rsidDel="009C4B81" w14:paraId="6372685A" w14:textId="77777777" w:rsidTr="00CA6B7A">
        <w:trPr>
          <w:gridAfter w:val="1"/>
          <w:trHeight w:val="380"/>
          <w:del w:id="222" w:author="Kevin Babbington" w:date="2020-02-07T08:28:00Z"/>
          <w:trPrChange w:id="223" w:author="Angel Garcia" w:date="2020-06-16T15:27:00Z">
            <w:trPr>
              <w:gridAfter w:val="1"/>
              <w:trHeight w:val="347"/>
            </w:trPr>
          </w:trPrChange>
        </w:trPr>
        <w:tc>
          <w:tcPr>
            <w:tcW w:w="4554" w:type="dxa"/>
            <w:gridSpan w:val="2"/>
            <w:shd w:val="clear" w:color="auto" w:fill="FFFFFF" w:themeFill="background1"/>
            <w:tcMar>
              <w:top w:w="80" w:type="dxa"/>
              <w:left w:w="80" w:type="dxa"/>
              <w:bottom w:w="80" w:type="dxa"/>
              <w:right w:w="80" w:type="dxa"/>
            </w:tcMar>
            <w:hideMark/>
            <w:tcPrChange w:id="224" w:author="Angel Garcia" w:date="2020-06-16T15:27:00Z">
              <w:tcPr>
                <w:tcW w:w="1913" w:type="dxa"/>
                <w:gridSpan w:val="2"/>
                <w:shd w:val="clear" w:color="auto" w:fill="FFFFFF" w:themeFill="background1"/>
                <w:tcMar>
                  <w:top w:w="80" w:type="dxa"/>
                  <w:left w:w="80" w:type="dxa"/>
                  <w:bottom w:w="80" w:type="dxa"/>
                  <w:right w:w="80" w:type="dxa"/>
                </w:tcMar>
                <w:hideMark/>
              </w:tcPr>
            </w:tcPrChange>
          </w:tcPr>
          <w:p w14:paraId="74DF8EFE" w14:textId="7CEE6E46" w:rsidR="00C11397" w:rsidRPr="00F37105" w:rsidDel="009C4B81" w:rsidRDefault="00C11397" w:rsidP="08E2DEFE">
            <w:pPr>
              <w:rPr>
                <w:del w:id="225" w:author="Kevin Babbington" w:date="2020-02-07T08:28:00Z"/>
                <w:rFonts w:ascii="az_ea_font" w:eastAsia="Times New Roman" w:hAnsi="az_ea_font" w:cs="Times New Roman"/>
                <w:color w:val="000000" w:themeColor="text1"/>
                <w:sz w:val="18"/>
                <w:szCs w:val="18"/>
              </w:rPr>
            </w:pPr>
            <w:del w:id="226" w:author="Kevin Babbington" w:date="2020-02-07T08:28:00Z">
              <w:r w:rsidRPr="08E2DEFE" w:rsidDel="009C4B81">
                <w:rPr>
                  <w:rFonts w:ascii="az_ea_font" w:eastAsia="Times New Roman" w:hAnsi="az_ea_font" w:cs="Times New Roman"/>
                  <w:color w:val="000000" w:themeColor="text1"/>
                  <w:sz w:val="18"/>
                  <w:szCs w:val="18"/>
                </w:rPr>
                <w:delText>prd-sc-sftp01</w:delText>
              </w:r>
            </w:del>
          </w:p>
        </w:tc>
        <w:tc>
          <w:tcPr>
            <w:tcW w:w="3894" w:type="dxa"/>
            <w:gridSpan w:val="3"/>
            <w:shd w:val="clear" w:color="auto" w:fill="FFFFFF" w:themeFill="background1"/>
            <w:tcMar>
              <w:top w:w="80" w:type="dxa"/>
              <w:left w:w="80" w:type="dxa"/>
              <w:bottom w:w="80" w:type="dxa"/>
              <w:right w:w="80" w:type="dxa"/>
            </w:tcMar>
            <w:hideMark/>
            <w:tcPrChange w:id="227" w:author="Angel Garcia" w:date="2020-06-16T15:27:00Z">
              <w:tcPr>
                <w:tcW w:w="1636" w:type="dxa"/>
                <w:gridSpan w:val="3"/>
                <w:shd w:val="clear" w:color="auto" w:fill="FFFFFF" w:themeFill="background1"/>
                <w:tcMar>
                  <w:top w:w="80" w:type="dxa"/>
                  <w:left w:w="80" w:type="dxa"/>
                  <w:bottom w:w="80" w:type="dxa"/>
                  <w:right w:w="80" w:type="dxa"/>
                </w:tcMar>
                <w:hideMark/>
              </w:tcPr>
            </w:tcPrChange>
          </w:tcPr>
          <w:p w14:paraId="4BFE9184" w14:textId="62097787" w:rsidR="00C11397" w:rsidRPr="00F37105" w:rsidDel="005D0FB9" w:rsidRDefault="00C11397">
            <w:pPr>
              <w:rPr>
                <w:del w:id="228" w:author="Kevin Babbington" w:date="2020-02-07T08:22:00Z"/>
                <w:rFonts w:ascii="az_ea_font" w:eastAsia="Times New Roman" w:hAnsi="az_ea_font" w:cs="Times New Roman"/>
                <w:color w:val="000000" w:themeColor="text1"/>
                <w:sz w:val="18"/>
                <w:szCs w:val="18"/>
              </w:rPr>
            </w:pPr>
            <w:del w:id="229" w:author="Kevin Babbington" w:date="2020-02-07T08:28:00Z">
              <w:r w:rsidRPr="562DEFAE" w:rsidDel="009C4B81">
                <w:rPr>
                  <w:rFonts w:ascii="az_ea_font" w:eastAsia="Times New Roman" w:hAnsi="az_ea_font" w:cs="Times New Roman"/>
                  <w:color w:val="000000" w:themeColor="text1"/>
                  <w:sz w:val="18"/>
                  <w:szCs w:val="18"/>
                </w:rPr>
                <w:delText>South Central</w:delText>
              </w:r>
            </w:del>
          </w:p>
          <w:p w14:paraId="3F7D97CA" w14:textId="1FCD5342" w:rsidR="00C11397" w:rsidRPr="00F37105" w:rsidDel="009C4B81" w:rsidRDefault="00C11397">
            <w:pPr>
              <w:rPr>
                <w:del w:id="230" w:author="Kevin Babbington" w:date="2020-02-07T08:28:00Z"/>
                <w:rFonts w:ascii="az_ea_font" w:eastAsia="Times New Roman" w:hAnsi="az_ea_font" w:cs="Times New Roman"/>
                <w:color w:val="000000" w:themeColor="text1"/>
                <w:sz w:val="18"/>
                <w:szCs w:val="18"/>
              </w:rPr>
            </w:pPr>
            <w:del w:id="231" w:author="Kevin Babbington" w:date="2020-02-07T08:28:00Z">
              <w:r w:rsidRPr="562DEFAE" w:rsidDel="009C4B81">
                <w:rPr>
                  <w:rFonts w:ascii="az_ea_font" w:eastAsia="Times New Roman" w:hAnsi="az_ea_font" w:cs="Times New Roman"/>
                  <w:color w:val="000000" w:themeColor="text1"/>
                  <w:sz w:val="18"/>
                  <w:szCs w:val="18"/>
                </w:rPr>
                <w:delText xml:space="preserve"> US</w:delText>
              </w:r>
            </w:del>
          </w:p>
        </w:tc>
      </w:tr>
      <w:tr w:rsidR="00C11397" w:rsidRPr="00F37105" w:rsidDel="009C4B81" w14:paraId="371A34DD" w14:textId="77777777" w:rsidTr="00CA6B7A">
        <w:trPr>
          <w:gridAfter w:val="1"/>
          <w:trHeight w:val="380"/>
          <w:del w:id="232" w:author="Kevin Babbington" w:date="2020-02-07T08:28:00Z"/>
          <w:trPrChange w:id="233" w:author="Angel Garcia" w:date="2020-06-16T15:27:00Z">
            <w:trPr>
              <w:gridAfter w:val="1"/>
              <w:trHeight w:val="347"/>
            </w:trPr>
          </w:trPrChange>
        </w:trPr>
        <w:tc>
          <w:tcPr>
            <w:tcW w:w="4554" w:type="dxa"/>
            <w:gridSpan w:val="2"/>
            <w:shd w:val="clear" w:color="auto" w:fill="FFFFFF" w:themeFill="background1"/>
            <w:tcMar>
              <w:top w:w="80" w:type="dxa"/>
              <w:left w:w="80" w:type="dxa"/>
              <w:bottom w:w="80" w:type="dxa"/>
              <w:right w:w="80" w:type="dxa"/>
            </w:tcMar>
            <w:hideMark/>
            <w:tcPrChange w:id="234" w:author="Angel Garcia" w:date="2020-06-16T15:27:00Z">
              <w:tcPr>
                <w:tcW w:w="1913" w:type="dxa"/>
                <w:gridSpan w:val="2"/>
                <w:shd w:val="clear" w:color="auto" w:fill="FFFFFF" w:themeFill="background1"/>
                <w:tcMar>
                  <w:top w:w="80" w:type="dxa"/>
                  <w:left w:w="80" w:type="dxa"/>
                  <w:bottom w:w="80" w:type="dxa"/>
                  <w:right w:w="80" w:type="dxa"/>
                </w:tcMar>
                <w:hideMark/>
              </w:tcPr>
            </w:tcPrChange>
          </w:tcPr>
          <w:p w14:paraId="1C8421F7" w14:textId="1ECD87B8" w:rsidR="00C11397" w:rsidRPr="00F37105" w:rsidDel="009C4B81" w:rsidRDefault="00C11397" w:rsidP="08E2DEFE">
            <w:pPr>
              <w:rPr>
                <w:del w:id="235" w:author="Kevin Babbington" w:date="2020-02-07T08:28:00Z"/>
                <w:rFonts w:ascii="az_ea_font" w:eastAsia="Times New Roman" w:hAnsi="az_ea_font" w:cs="Times New Roman"/>
                <w:color w:val="000000" w:themeColor="text1"/>
                <w:sz w:val="18"/>
                <w:szCs w:val="18"/>
              </w:rPr>
            </w:pPr>
            <w:del w:id="236" w:author="Kevin Babbington" w:date="2020-02-07T08:28:00Z">
              <w:r w:rsidRPr="08E2DEFE" w:rsidDel="009C4B81">
                <w:rPr>
                  <w:rFonts w:ascii="az_ea_font" w:eastAsia="Times New Roman" w:hAnsi="az_ea_font" w:cs="Times New Roman"/>
                  <w:color w:val="000000" w:themeColor="text1"/>
                  <w:sz w:val="18"/>
                  <w:szCs w:val="18"/>
                </w:rPr>
                <w:delText>prd-sc-web01</w:delText>
              </w:r>
            </w:del>
          </w:p>
        </w:tc>
        <w:tc>
          <w:tcPr>
            <w:tcW w:w="3894" w:type="dxa"/>
            <w:gridSpan w:val="3"/>
            <w:shd w:val="clear" w:color="auto" w:fill="FFFFFF" w:themeFill="background1"/>
            <w:tcMar>
              <w:top w:w="80" w:type="dxa"/>
              <w:left w:w="80" w:type="dxa"/>
              <w:bottom w:w="80" w:type="dxa"/>
              <w:right w:w="80" w:type="dxa"/>
            </w:tcMar>
            <w:hideMark/>
            <w:tcPrChange w:id="237" w:author="Angel Garcia" w:date="2020-06-16T15:27:00Z">
              <w:tcPr>
                <w:tcW w:w="1636" w:type="dxa"/>
                <w:gridSpan w:val="3"/>
                <w:shd w:val="clear" w:color="auto" w:fill="FFFFFF" w:themeFill="background1"/>
                <w:tcMar>
                  <w:top w:w="80" w:type="dxa"/>
                  <w:left w:w="80" w:type="dxa"/>
                  <w:bottom w:w="80" w:type="dxa"/>
                  <w:right w:w="80" w:type="dxa"/>
                </w:tcMar>
                <w:hideMark/>
              </w:tcPr>
            </w:tcPrChange>
          </w:tcPr>
          <w:p w14:paraId="1417CE22" w14:textId="1BC05F14" w:rsidR="00C11397" w:rsidRPr="00F37105" w:rsidDel="009C4B81" w:rsidRDefault="00C11397" w:rsidP="00F37105">
            <w:pPr>
              <w:rPr>
                <w:del w:id="238" w:author="Kevin Babbington" w:date="2020-02-07T08:28:00Z"/>
                <w:rFonts w:ascii="az_ea_font" w:eastAsia="Times New Roman" w:hAnsi="az_ea_font" w:cs="Times New Roman"/>
                <w:color w:val="000000"/>
                <w:sz w:val="18"/>
                <w:szCs w:val="18"/>
              </w:rPr>
            </w:pPr>
            <w:del w:id="239" w:author="Kevin Babbington" w:date="2020-02-07T08:28:00Z">
              <w:r w:rsidRPr="00F37105" w:rsidDel="009C4B81">
                <w:rPr>
                  <w:rFonts w:ascii="az_ea_font" w:eastAsia="Times New Roman" w:hAnsi="az_ea_font" w:cs="Times New Roman"/>
                  <w:color w:val="000000"/>
                  <w:sz w:val="18"/>
                  <w:szCs w:val="18"/>
                </w:rPr>
                <w:delText>South Central US</w:delText>
              </w:r>
            </w:del>
          </w:p>
        </w:tc>
      </w:tr>
      <w:tr w:rsidR="00C11397" w:rsidRPr="00F37105" w:rsidDel="009C4B81" w14:paraId="036AD8E8" w14:textId="77777777" w:rsidTr="00CA6B7A">
        <w:trPr>
          <w:gridAfter w:val="1"/>
          <w:trHeight w:val="380"/>
          <w:del w:id="240" w:author="Kevin Babbington" w:date="2020-02-07T08:28:00Z"/>
          <w:trPrChange w:id="241" w:author="Angel Garcia" w:date="2020-06-16T15:27:00Z">
            <w:trPr>
              <w:gridAfter w:val="1"/>
              <w:trHeight w:val="347"/>
            </w:trPr>
          </w:trPrChange>
        </w:trPr>
        <w:tc>
          <w:tcPr>
            <w:tcW w:w="4554" w:type="dxa"/>
            <w:gridSpan w:val="2"/>
            <w:shd w:val="clear" w:color="auto" w:fill="FFFFFF" w:themeFill="background1"/>
            <w:tcMar>
              <w:top w:w="80" w:type="dxa"/>
              <w:left w:w="80" w:type="dxa"/>
              <w:bottom w:w="80" w:type="dxa"/>
              <w:right w:w="80" w:type="dxa"/>
            </w:tcMar>
            <w:hideMark/>
            <w:tcPrChange w:id="242" w:author="Angel Garcia" w:date="2020-06-16T15:27:00Z">
              <w:tcPr>
                <w:tcW w:w="1913" w:type="dxa"/>
                <w:gridSpan w:val="2"/>
                <w:shd w:val="clear" w:color="auto" w:fill="FFFFFF" w:themeFill="background1"/>
                <w:tcMar>
                  <w:top w:w="80" w:type="dxa"/>
                  <w:left w:w="80" w:type="dxa"/>
                  <w:bottom w:w="80" w:type="dxa"/>
                  <w:right w:w="80" w:type="dxa"/>
                </w:tcMar>
                <w:hideMark/>
              </w:tcPr>
            </w:tcPrChange>
          </w:tcPr>
          <w:p w14:paraId="243249A9" w14:textId="46F9B86B" w:rsidR="00C11397" w:rsidRPr="00F37105" w:rsidDel="009C4B81" w:rsidRDefault="00C11397" w:rsidP="08E2DEFE">
            <w:pPr>
              <w:rPr>
                <w:del w:id="243" w:author="Kevin Babbington" w:date="2020-02-07T08:28:00Z"/>
                <w:rFonts w:ascii="az_ea_font" w:eastAsia="Times New Roman" w:hAnsi="az_ea_font" w:cs="Times New Roman"/>
                <w:color w:val="000000"/>
                <w:sz w:val="18"/>
                <w:szCs w:val="18"/>
              </w:rPr>
            </w:pPr>
            <w:del w:id="244" w:author="Kevin Babbington" w:date="2020-02-07T08:28:00Z">
              <w:r w:rsidRPr="08E2DEFE" w:rsidDel="009C4B81">
                <w:rPr>
                  <w:rFonts w:ascii="az_ea_font" w:eastAsia="az_ea_font" w:hAnsi="az_ea_font" w:cs="az_ea_font"/>
                  <w:sz w:val="18"/>
                  <w:szCs w:val="18"/>
                </w:rPr>
                <w:delText>prd-sc-web02</w:delText>
              </w:r>
            </w:del>
          </w:p>
        </w:tc>
        <w:tc>
          <w:tcPr>
            <w:tcW w:w="3894" w:type="dxa"/>
            <w:gridSpan w:val="3"/>
            <w:shd w:val="clear" w:color="auto" w:fill="FFFFFF" w:themeFill="background1"/>
            <w:tcMar>
              <w:top w:w="80" w:type="dxa"/>
              <w:left w:w="80" w:type="dxa"/>
              <w:bottom w:w="80" w:type="dxa"/>
              <w:right w:w="80" w:type="dxa"/>
            </w:tcMar>
            <w:hideMark/>
            <w:tcPrChange w:id="245" w:author="Angel Garcia" w:date="2020-06-16T15:27:00Z">
              <w:tcPr>
                <w:tcW w:w="1636" w:type="dxa"/>
                <w:gridSpan w:val="3"/>
                <w:shd w:val="clear" w:color="auto" w:fill="FFFFFF" w:themeFill="background1"/>
                <w:tcMar>
                  <w:top w:w="80" w:type="dxa"/>
                  <w:left w:w="80" w:type="dxa"/>
                  <w:bottom w:w="80" w:type="dxa"/>
                  <w:right w:w="80" w:type="dxa"/>
                </w:tcMar>
                <w:hideMark/>
              </w:tcPr>
            </w:tcPrChange>
          </w:tcPr>
          <w:p w14:paraId="38408EDE" w14:textId="1A612938" w:rsidR="00C11397" w:rsidRPr="00F37105" w:rsidDel="009C4B81" w:rsidRDefault="00C11397" w:rsidP="00F37105">
            <w:pPr>
              <w:rPr>
                <w:del w:id="246" w:author="Kevin Babbington" w:date="2020-02-07T08:28:00Z"/>
                <w:rFonts w:ascii="az_ea_font" w:eastAsia="Times New Roman" w:hAnsi="az_ea_font" w:cs="Times New Roman"/>
                <w:color w:val="000000"/>
                <w:sz w:val="18"/>
                <w:szCs w:val="18"/>
              </w:rPr>
            </w:pPr>
            <w:del w:id="247" w:author="Kevin Babbington" w:date="2020-02-07T08:28:00Z">
              <w:r w:rsidRPr="00F37105" w:rsidDel="009C4B81">
                <w:rPr>
                  <w:rFonts w:ascii="az_ea_font" w:eastAsia="Times New Roman" w:hAnsi="az_ea_font" w:cs="Times New Roman"/>
                  <w:color w:val="000000"/>
                  <w:sz w:val="18"/>
                  <w:szCs w:val="18"/>
                </w:rPr>
                <w:delText>South Central US</w:delText>
              </w:r>
            </w:del>
          </w:p>
        </w:tc>
      </w:tr>
      <w:tr w:rsidR="00C11397" w:rsidRPr="00F37105" w:rsidDel="009C4B81" w14:paraId="350FEEDC" w14:textId="77777777" w:rsidTr="00CA6B7A">
        <w:trPr>
          <w:gridAfter w:val="1"/>
          <w:trHeight w:val="380"/>
          <w:del w:id="248" w:author="Kevin Babbington" w:date="2020-02-07T08:28:00Z"/>
          <w:trPrChange w:id="249" w:author="Angel Garcia" w:date="2020-06-16T15:27:00Z">
            <w:trPr>
              <w:gridAfter w:val="1"/>
              <w:trHeight w:val="347"/>
            </w:trPr>
          </w:trPrChange>
        </w:trPr>
        <w:tc>
          <w:tcPr>
            <w:tcW w:w="4554" w:type="dxa"/>
            <w:gridSpan w:val="2"/>
            <w:shd w:val="clear" w:color="auto" w:fill="FFFFFF" w:themeFill="background1"/>
            <w:tcMar>
              <w:top w:w="80" w:type="dxa"/>
              <w:left w:w="80" w:type="dxa"/>
              <w:bottom w:w="80" w:type="dxa"/>
              <w:right w:w="80" w:type="dxa"/>
            </w:tcMar>
            <w:hideMark/>
            <w:tcPrChange w:id="250" w:author="Angel Garcia" w:date="2020-06-16T15:27:00Z">
              <w:tcPr>
                <w:tcW w:w="1913" w:type="dxa"/>
                <w:gridSpan w:val="2"/>
                <w:shd w:val="clear" w:color="auto" w:fill="FFFFFF" w:themeFill="background1"/>
                <w:tcMar>
                  <w:top w:w="80" w:type="dxa"/>
                  <w:left w:w="80" w:type="dxa"/>
                  <w:bottom w:w="80" w:type="dxa"/>
                  <w:right w:w="80" w:type="dxa"/>
                </w:tcMar>
                <w:hideMark/>
              </w:tcPr>
            </w:tcPrChange>
          </w:tcPr>
          <w:p w14:paraId="19278D98" w14:textId="5516C6ED" w:rsidR="00C11397" w:rsidRPr="00F37105" w:rsidDel="009C4B81" w:rsidRDefault="00C11397" w:rsidP="08E2DEFE">
            <w:pPr>
              <w:rPr>
                <w:del w:id="251" w:author="Kevin Babbington" w:date="2020-02-07T08:28:00Z"/>
                <w:rFonts w:ascii="az_ea_font" w:eastAsia="Times New Roman" w:hAnsi="az_ea_font" w:cs="Times New Roman"/>
                <w:color w:val="000000"/>
                <w:sz w:val="18"/>
                <w:szCs w:val="18"/>
              </w:rPr>
            </w:pPr>
            <w:del w:id="252" w:author="Kevin Babbington" w:date="2020-02-07T08:28:00Z">
              <w:r w:rsidRPr="08E2DEFE" w:rsidDel="009C4B81">
                <w:rPr>
                  <w:rFonts w:ascii="az_ea_font" w:eastAsia="az_ea_font" w:hAnsi="az_ea_font" w:cs="az_ea_font"/>
                  <w:sz w:val="18"/>
                  <w:szCs w:val="18"/>
                </w:rPr>
                <w:delText xml:space="preserve">prd-sc-web03 </w:delText>
              </w:r>
            </w:del>
          </w:p>
        </w:tc>
        <w:tc>
          <w:tcPr>
            <w:tcW w:w="3894" w:type="dxa"/>
            <w:gridSpan w:val="3"/>
            <w:shd w:val="clear" w:color="auto" w:fill="FFFFFF" w:themeFill="background1"/>
            <w:tcMar>
              <w:top w:w="80" w:type="dxa"/>
              <w:left w:w="80" w:type="dxa"/>
              <w:bottom w:w="80" w:type="dxa"/>
              <w:right w:w="80" w:type="dxa"/>
            </w:tcMar>
            <w:hideMark/>
            <w:tcPrChange w:id="253" w:author="Angel Garcia" w:date="2020-06-16T15:27:00Z">
              <w:tcPr>
                <w:tcW w:w="1636" w:type="dxa"/>
                <w:gridSpan w:val="3"/>
                <w:shd w:val="clear" w:color="auto" w:fill="FFFFFF" w:themeFill="background1"/>
                <w:tcMar>
                  <w:top w:w="80" w:type="dxa"/>
                  <w:left w:w="80" w:type="dxa"/>
                  <w:bottom w:w="80" w:type="dxa"/>
                  <w:right w:w="80" w:type="dxa"/>
                </w:tcMar>
                <w:hideMark/>
              </w:tcPr>
            </w:tcPrChange>
          </w:tcPr>
          <w:p w14:paraId="1D6FB712" w14:textId="05A824F2" w:rsidR="00C11397" w:rsidRPr="00F37105" w:rsidDel="009C4B81" w:rsidRDefault="00C11397" w:rsidP="00F37105">
            <w:pPr>
              <w:rPr>
                <w:del w:id="254" w:author="Kevin Babbington" w:date="2020-02-07T08:28:00Z"/>
                <w:rFonts w:ascii="az_ea_font" w:eastAsia="Times New Roman" w:hAnsi="az_ea_font" w:cs="Times New Roman"/>
                <w:color w:val="000000"/>
                <w:sz w:val="18"/>
                <w:szCs w:val="18"/>
              </w:rPr>
            </w:pPr>
            <w:del w:id="255" w:author="Kevin Babbington" w:date="2020-02-07T08:28:00Z">
              <w:r w:rsidRPr="00F37105" w:rsidDel="009C4B81">
                <w:rPr>
                  <w:rFonts w:ascii="az_ea_font" w:eastAsia="Times New Roman" w:hAnsi="az_ea_font" w:cs="Times New Roman"/>
                  <w:color w:val="000000"/>
                  <w:sz w:val="18"/>
                  <w:szCs w:val="18"/>
                </w:rPr>
                <w:delText>South Central US</w:delText>
              </w:r>
            </w:del>
          </w:p>
        </w:tc>
      </w:tr>
      <w:tr w:rsidR="00C11397" w:rsidRPr="00F37105" w:rsidDel="009C4B81" w14:paraId="3F4B38B3" w14:textId="77777777" w:rsidTr="00CA6B7A">
        <w:trPr>
          <w:gridAfter w:val="1"/>
          <w:trHeight w:val="380"/>
          <w:del w:id="256" w:author="Kevin Babbington" w:date="2020-02-07T08:28:00Z"/>
          <w:trPrChange w:id="257" w:author="Angel Garcia" w:date="2020-06-16T15:27:00Z">
            <w:trPr>
              <w:gridAfter w:val="1"/>
              <w:trHeight w:val="347"/>
            </w:trPr>
          </w:trPrChange>
        </w:trPr>
        <w:tc>
          <w:tcPr>
            <w:tcW w:w="4554" w:type="dxa"/>
            <w:gridSpan w:val="2"/>
            <w:shd w:val="clear" w:color="auto" w:fill="FFFFFF" w:themeFill="background1"/>
            <w:tcMar>
              <w:top w:w="80" w:type="dxa"/>
              <w:left w:w="80" w:type="dxa"/>
              <w:bottom w:w="80" w:type="dxa"/>
              <w:right w:w="80" w:type="dxa"/>
            </w:tcMar>
            <w:hideMark/>
            <w:tcPrChange w:id="258" w:author="Angel Garcia" w:date="2020-06-16T15:27:00Z">
              <w:tcPr>
                <w:tcW w:w="1913" w:type="dxa"/>
                <w:gridSpan w:val="2"/>
                <w:shd w:val="clear" w:color="auto" w:fill="FFFFFF" w:themeFill="background1"/>
                <w:tcMar>
                  <w:top w:w="80" w:type="dxa"/>
                  <w:left w:w="80" w:type="dxa"/>
                  <w:bottom w:w="80" w:type="dxa"/>
                  <w:right w:w="80" w:type="dxa"/>
                </w:tcMar>
                <w:hideMark/>
              </w:tcPr>
            </w:tcPrChange>
          </w:tcPr>
          <w:p w14:paraId="5861AAB6" w14:textId="24CFD955" w:rsidR="00C11397" w:rsidRPr="00F37105" w:rsidDel="009C4B81" w:rsidRDefault="00C11397" w:rsidP="08E2DEFE">
            <w:pPr>
              <w:rPr>
                <w:del w:id="259" w:author="Kevin Babbington" w:date="2020-02-07T08:28:00Z"/>
                <w:rFonts w:ascii="az_ea_font" w:eastAsia="Times New Roman" w:hAnsi="az_ea_font" w:cs="Times New Roman"/>
                <w:color w:val="000000" w:themeColor="text1"/>
                <w:sz w:val="18"/>
                <w:szCs w:val="18"/>
              </w:rPr>
            </w:pPr>
            <w:del w:id="260" w:author="Kevin Babbington" w:date="2020-02-07T08:28:00Z">
              <w:r w:rsidRPr="08E2DEFE" w:rsidDel="009C4B81">
                <w:rPr>
                  <w:rFonts w:ascii="az_ea_font" w:eastAsia="Times New Roman" w:hAnsi="az_ea_font" w:cs="Times New Roman"/>
                  <w:color w:val="000000" w:themeColor="text1"/>
                  <w:sz w:val="18"/>
                  <w:szCs w:val="18"/>
                </w:rPr>
                <w:delText>prd-sc-web04</w:delText>
              </w:r>
            </w:del>
          </w:p>
        </w:tc>
        <w:tc>
          <w:tcPr>
            <w:tcW w:w="3894" w:type="dxa"/>
            <w:gridSpan w:val="3"/>
            <w:shd w:val="clear" w:color="auto" w:fill="FFFFFF" w:themeFill="background1"/>
            <w:tcMar>
              <w:top w:w="80" w:type="dxa"/>
              <w:left w:w="80" w:type="dxa"/>
              <w:bottom w:w="80" w:type="dxa"/>
              <w:right w:w="80" w:type="dxa"/>
            </w:tcMar>
            <w:hideMark/>
            <w:tcPrChange w:id="261" w:author="Angel Garcia" w:date="2020-06-16T15:27:00Z">
              <w:tcPr>
                <w:tcW w:w="1636" w:type="dxa"/>
                <w:gridSpan w:val="3"/>
                <w:shd w:val="clear" w:color="auto" w:fill="FFFFFF" w:themeFill="background1"/>
                <w:tcMar>
                  <w:top w:w="80" w:type="dxa"/>
                  <w:left w:w="80" w:type="dxa"/>
                  <w:bottom w:w="80" w:type="dxa"/>
                  <w:right w:w="80" w:type="dxa"/>
                </w:tcMar>
                <w:hideMark/>
              </w:tcPr>
            </w:tcPrChange>
          </w:tcPr>
          <w:p w14:paraId="35DEE734" w14:textId="7FF350F6" w:rsidR="00C11397" w:rsidRPr="00F37105" w:rsidDel="009C4B81" w:rsidRDefault="00C11397" w:rsidP="00F37105">
            <w:pPr>
              <w:rPr>
                <w:del w:id="262" w:author="Kevin Babbington" w:date="2020-02-07T08:28:00Z"/>
                <w:rFonts w:ascii="az_ea_font" w:eastAsia="Times New Roman" w:hAnsi="az_ea_font" w:cs="Times New Roman"/>
                <w:color w:val="000000"/>
                <w:sz w:val="18"/>
                <w:szCs w:val="18"/>
              </w:rPr>
            </w:pPr>
            <w:del w:id="263" w:author="Kevin Babbington" w:date="2020-02-07T08:28:00Z">
              <w:r w:rsidRPr="00F37105" w:rsidDel="009C4B81">
                <w:rPr>
                  <w:rFonts w:ascii="az_ea_font" w:eastAsia="Times New Roman" w:hAnsi="az_ea_font" w:cs="Times New Roman"/>
                  <w:color w:val="000000"/>
                  <w:sz w:val="18"/>
                  <w:szCs w:val="18"/>
                </w:rPr>
                <w:delText>South Central US</w:delText>
              </w:r>
            </w:del>
          </w:p>
        </w:tc>
      </w:tr>
      <w:tr w:rsidR="00C11397" w:rsidDel="009C4B81" w14:paraId="43CB0F82" w14:textId="77777777" w:rsidTr="00CA6B7A">
        <w:trPr>
          <w:gridAfter w:val="1"/>
          <w:trHeight w:val="380"/>
          <w:del w:id="264" w:author="Kevin Babbington" w:date="2020-02-07T08:28:00Z"/>
          <w:trPrChange w:id="265" w:author="Angel Garcia" w:date="2020-06-16T15:27:00Z">
            <w:trPr>
              <w:gridAfter w:val="1"/>
              <w:trHeight w:val="347"/>
            </w:trPr>
          </w:trPrChange>
        </w:trPr>
        <w:tc>
          <w:tcPr>
            <w:tcW w:w="4554" w:type="dxa"/>
            <w:gridSpan w:val="2"/>
            <w:shd w:val="clear" w:color="auto" w:fill="FFFFFF" w:themeFill="background1"/>
            <w:tcMar>
              <w:top w:w="80" w:type="dxa"/>
              <w:left w:w="80" w:type="dxa"/>
              <w:bottom w:w="80" w:type="dxa"/>
              <w:right w:w="80" w:type="dxa"/>
            </w:tcMar>
            <w:hideMark/>
            <w:tcPrChange w:id="266" w:author="Angel Garcia" w:date="2020-06-16T15:27:00Z">
              <w:tcPr>
                <w:tcW w:w="1913" w:type="dxa"/>
                <w:gridSpan w:val="2"/>
                <w:shd w:val="clear" w:color="auto" w:fill="FFFFFF" w:themeFill="background1"/>
                <w:tcMar>
                  <w:top w:w="80" w:type="dxa"/>
                  <w:left w:w="80" w:type="dxa"/>
                  <w:bottom w:w="80" w:type="dxa"/>
                  <w:right w:w="80" w:type="dxa"/>
                </w:tcMar>
                <w:hideMark/>
              </w:tcPr>
            </w:tcPrChange>
          </w:tcPr>
          <w:p w14:paraId="4387CDE0" w14:textId="19B62360" w:rsidR="00C11397" w:rsidDel="009C4B81" w:rsidRDefault="00C11397" w:rsidP="562DEFAE">
            <w:pPr>
              <w:rPr>
                <w:del w:id="267" w:author="Kevin Babbington" w:date="2020-02-07T08:28:00Z"/>
                <w:rFonts w:ascii="az_ea_font" w:eastAsia="Times New Roman" w:hAnsi="az_ea_font" w:cs="Times New Roman"/>
                <w:color w:val="000000" w:themeColor="text1"/>
                <w:sz w:val="18"/>
                <w:szCs w:val="18"/>
              </w:rPr>
            </w:pPr>
            <w:del w:id="268" w:author="Kevin Babbington" w:date="2020-02-07T08:28:00Z">
              <w:r w:rsidRPr="562DEFAE" w:rsidDel="009C4B81">
                <w:rPr>
                  <w:rFonts w:ascii="az_ea_font" w:eastAsia="Times New Roman" w:hAnsi="az_ea_font" w:cs="Times New Roman"/>
                  <w:color w:val="000000" w:themeColor="text1"/>
                  <w:sz w:val="18"/>
                  <w:szCs w:val="18"/>
                </w:rPr>
                <w:delText>Prd-sc-sftp02</w:delText>
              </w:r>
            </w:del>
          </w:p>
          <w:p w14:paraId="29FEFB55" w14:textId="7B77D8A9" w:rsidR="00C11397" w:rsidDel="009C4B81" w:rsidRDefault="00C11397" w:rsidP="562DEFAE">
            <w:pPr>
              <w:rPr>
                <w:del w:id="269" w:author="Kevin Babbington" w:date="2020-02-07T08:28:00Z"/>
                <w:rFonts w:ascii="az_ea_font" w:eastAsia="Times New Roman" w:hAnsi="az_ea_font" w:cs="Times New Roman"/>
                <w:color w:val="000000" w:themeColor="text1"/>
                <w:sz w:val="18"/>
                <w:szCs w:val="18"/>
              </w:rPr>
            </w:pPr>
          </w:p>
        </w:tc>
        <w:tc>
          <w:tcPr>
            <w:tcW w:w="3894" w:type="dxa"/>
            <w:gridSpan w:val="3"/>
            <w:shd w:val="clear" w:color="auto" w:fill="FFFFFF" w:themeFill="background1"/>
            <w:tcMar>
              <w:top w:w="80" w:type="dxa"/>
              <w:left w:w="80" w:type="dxa"/>
              <w:bottom w:w="80" w:type="dxa"/>
              <w:right w:w="80" w:type="dxa"/>
            </w:tcMar>
            <w:hideMark/>
            <w:tcPrChange w:id="270" w:author="Angel Garcia" w:date="2020-06-16T15:27:00Z">
              <w:tcPr>
                <w:tcW w:w="1636" w:type="dxa"/>
                <w:gridSpan w:val="3"/>
                <w:shd w:val="clear" w:color="auto" w:fill="FFFFFF" w:themeFill="background1"/>
                <w:tcMar>
                  <w:top w:w="80" w:type="dxa"/>
                  <w:left w:w="80" w:type="dxa"/>
                  <w:bottom w:w="80" w:type="dxa"/>
                  <w:right w:w="80" w:type="dxa"/>
                </w:tcMar>
                <w:hideMark/>
              </w:tcPr>
            </w:tcPrChange>
          </w:tcPr>
          <w:p w14:paraId="44ABBE4F" w14:textId="3D2EB01A" w:rsidR="00C11397" w:rsidDel="009C4B81" w:rsidRDefault="00C11397" w:rsidP="562DEFAE">
            <w:pPr>
              <w:rPr>
                <w:del w:id="271" w:author="Kevin Babbington" w:date="2020-02-07T08:28:00Z"/>
                <w:rFonts w:ascii="az_ea_font" w:eastAsia="Times New Roman" w:hAnsi="az_ea_font" w:cs="Times New Roman"/>
                <w:color w:val="000000" w:themeColor="text1"/>
                <w:sz w:val="18"/>
                <w:szCs w:val="18"/>
              </w:rPr>
            </w:pPr>
            <w:del w:id="272" w:author="Kevin Babbington" w:date="2020-02-07T08:28:00Z">
              <w:r w:rsidRPr="562DEFAE" w:rsidDel="009C4B81">
                <w:rPr>
                  <w:rFonts w:ascii="az_ea_font" w:eastAsia="Times New Roman" w:hAnsi="az_ea_font" w:cs="Times New Roman"/>
                  <w:color w:val="000000" w:themeColor="text1"/>
                  <w:sz w:val="18"/>
                  <w:szCs w:val="18"/>
                </w:rPr>
                <w:delText>South Central US</w:delText>
              </w:r>
            </w:del>
          </w:p>
        </w:tc>
      </w:tr>
      <w:tr w:rsidR="00C11397" w:rsidDel="009C4B81" w14:paraId="601EB7F4" w14:textId="77777777" w:rsidTr="00CA6B7A">
        <w:trPr>
          <w:gridAfter w:val="1"/>
          <w:trHeight w:val="380"/>
          <w:del w:id="273" w:author="Kevin Babbington" w:date="2020-02-07T08:28:00Z"/>
          <w:trPrChange w:id="274" w:author="Angel Garcia" w:date="2020-06-16T15:27:00Z">
            <w:trPr>
              <w:gridAfter w:val="1"/>
              <w:trHeight w:val="347"/>
            </w:trPr>
          </w:trPrChange>
        </w:trPr>
        <w:tc>
          <w:tcPr>
            <w:tcW w:w="4554" w:type="dxa"/>
            <w:gridSpan w:val="2"/>
            <w:shd w:val="clear" w:color="auto" w:fill="FFFFFF" w:themeFill="background1"/>
            <w:tcMar>
              <w:top w:w="80" w:type="dxa"/>
              <w:left w:w="80" w:type="dxa"/>
              <w:bottom w:w="80" w:type="dxa"/>
              <w:right w:w="80" w:type="dxa"/>
            </w:tcMar>
            <w:hideMark/>
            <w:tcPrChange w:id="275" w:author="Angel Garcia" w:date="2020-06-16T15:27:00Z">
              <w:tcPr>
                <w:tcW w:w="1913" w:type="dxa"/>
                <w:gridSpan w:val="2"/>
                <w:shd w:val="clear" w:color="auto" w:fill="FFFFFF" w:themeFill="background1"/>
                <w:tcMar>
                  <w:top w:w="80" w:type="dxa"/>
                  <w:left w:w="80" w:type="dxa"/>
                  <w:bottom w:w="80" w:type="dxa"/>
                  <w:right w:w="80" w:type="dxa"/>
                </w:tcMar>
                <w:hideMark/>
              </w:tcPr>
            </w:tcPrChange>
          </w:tcPr>
          <w:p w14:paraId="055FE3C0" w14:textId="4DD125A7" w:rsidR="00C11397" w:rsidDel="009C4B81" w:rsidRDefault="00C11397" w:rsidP="562DEFAE">
            <w:pPr>
              <w:rPr>
                <w:del w:id="276" w:author="Kevin Babbington" w:date="2020-02-07T08:28:00Z"/>
                <w:rFonts w:ascii="az_ea_font" w:eastAsia="Times New Roman" w:hAnsi="az_ea_font" w:cs="Times New Roman"/>
                <w:color w:val="000000" w:themeColor="text1"/>
                <w:sz w:val="18"/>
                <w:szCs w:val="18"/>
              </w:rPr>
            </w:pPr>
            <w:del w:id="277" w:author="Kevin Babbington" w:date="2020-02-07T08:28:00Z">
              <w:r w:rsidRPr="562DEFAE" w:rsidDel="009C4B81">
                <w:rPr>
                  <w:rFonts w:ascii="az_ea_font" w:eastAsia="Times New Roman" w:hAnsi="az_ea_font" w:cs="Times New Roman"/>
                  <w:color w:val="000000" w:themeColor="text1"/>
                  <w:sz w:val="18"/>
                  <w:szCs w:val="18"/>
                </w:rPr>
                <w:delText>Prd-sc-mgmt02</w:delText>
              </w:r>
            </w:del>
          </w:p>
        </w:tc>
        <w:tc>
          <w:tcPr>
            <w:tcW w:w="3894" w:type="dxa"/>
            <w:gridSpan w:val="3"/>
            <w:shd w:val="clear" w:color="auto" w:fill="FFFFFF" w:themeFill="background1"/>
            <w:tcMar>
              <w:top w:w="80" w:type="dxa"/>
              <w:left w:w="80" w:type="dxa"/>
              <w:bottom w:w="80" w:type="dxa"/>
              <w:right w:w="80" w:type="dxa"/>
            </w:tcMar>
            <w:hideMark/>
            <w:tcPrChange w:id="278" w:author="Angel Garcia" w:date="2020-06-16T15:27:00Z">
              <w:tcPr>
                <w:tcW w:w="1636" w:type="dxa"/>
                <w:gridSpan w:val="3"/>
                <w:shd w:val="clear" w:color="auto" w:fill="FFFFFF" w:themeFill="background1"/>
                <w:tcMar>
                  <w:top w:w="80" w:type="dxa"/>
                  <w:left w:w="80" w:type="dxa"/>
                  <w:bottom w:w="80" w:type="dxa"/>
                  <w:right w:w="80" w:type="dxa"/>
                </w:tcMar>
                <w:hideMark/>
              </w:tcPr>
            </w:tcPrChange>
          </w:tcPr>
          <w:p w14:paraId="509E6F79" w14:textId="33C9587A" w:rsidR="00C11397" w:rsidDel="009C4B81" w:rsidRDefault="00C11397" w:rsidP="562DEFAE">
            <w:pPr>
              <w:rPr>
                <w:del w:id="279" w:author="Kevin Babbington" w:date="2020-02-07T08:28:00Z"/>
                <w:rFonts w:ascii="az_ea_font" w:eastAsia="Times New Roman" w:hAnsi="az_ea_font" w:cs="Times New Roman"/>
                <w:color w:val="000000" w:themeColor="text1"/>
                <w:sz w:val="18"/>
                <w:szCs w:val="18"/>
              </w:rPr>
            </w:pPr>
            <w:del w:id="280" w:author="Kevin Babbington" w:date="2020-02-07T08:28:00Z">
              <w:r w:rsidRPr="562DEFAE" w:rsidDel="009C4B81">
                <w:rPr>
                  <w:rFonts w:ascii="az_ea_font" w:eastAsia="Times New Roman" w:hAnsi="az_ea_font" w:cs="Times New Roman"/>
                  <w:color w:val="000000" w:themeColor="text1"/>
                  <w:sz w:val="18"/>
                  <w:szCs w:val="18"/>
                </w:rPr>
                <w:delText>South Central US</w:delText>
              </w:r>
            </w:del>
          </w:p>
        </w:tc>
      </w:tr>
      <w:tr w:rsidR="00C11397" w:rsidDel="009C4B81" w14:paraId="158401A8" w14:textId="77777777" w:rsidTr="00CA6B7A">
        <w:trPr>
          <w:gridAfter w:val="1"/>
          <w:trHeight w:val="380"/>
          <w:del w:id="281" w:author="Kevin Babbington" w:date="2020-02-07T08:28:00Z"/>
          <w:trPrChange w:id="282" w:author="Angel Garcia" w:date="2020-06-16T15:27:00Z">
            <w:trPr>
              <w:gridAfter w:val="1"/>
              <w:trHeight w:val="347"/>
            </w:trPr>
          </w:trPrChange>
        </w:trPr>
        <w:tc>
          <w:tcPr>
            <w:tcW w:w="4554" w:type="dxa"/>
            <w:gridSpan w:val="2"/>
            <w:shd w:val="clear" w:color="auto" w:fill="FFFFFF" w:themeFill="background1"/>
            <w:tcMar>
              <w:top w:w="80" w:type="dxa"/>
              <w:left w:w="80" w:type="dxa"/>
              <w:bottom w:w="80" w:type="dxa"/>
              <w:right w:w="80" w:type="dxa"/>
            </w:tcMar>
            <w:hideMark/>
            <w:tcPrChange w:id="283" w:author="Angel Garcia" w:date="2020-06-16T15:27:00Z">
              <w:tcPr>
                <w:tcW w:w="1913" w:type="dxa"/>
                <w:gridSpan w:val="2"/>
                <w:shd w:val="clear" w:color="auto" w:fill="FFFFFF" w:themeFill="background1"/>
                <w:tcMar>
                  <w:top w:w="80" w:type="dxa"/>
                  <w:left w:w="80" w:type="dxa"/>
                  <w:bottom w:w="80" w:type="dxa"/>
                  <w:right w:w="80" w:type="dxa"/>
                </w:tcMar>
                <w:hideMark/>
              </w:tcPr>
            </w:tcPrChange>
          </w:tcPr>
          <w:p w14:paraId="410C1E47" w14:textId="1E26AC22" w:rsidR="00C11397" w:rsidDel="009C4B81" w:rsidRDefault="00C11397" w:rsidP="562DEFAE">
            <w:pPr>
              <w:rPr>
                <w:del w:id="284" w:author="Kevin Babbington" w:date="2020-02-07T08:28:00Z"/>
                <w:rFonts w:ascii="az_ea_font" w:eastAsia="Times New Roman" w:hAnsi="az_ea_font" w:cs="Times New Roman"/>
                <w:color w:val="000000" w:themeColor="text1"/>
                <w:sz w:val="18"/>
                <w:szCs w:val="18"/>
              </w:rPr>
            </w:pPr>
            <w:del w:id="285" w:author="Kevin Babbington" w:date="2020-02-07T08:28:00Z">
              <w:r w:rsidRPr="562DEFAE" w:rsidDel="009C4B81">
                <w:rPr>
                  <w:rFonts w:ascii="az_ea_font" w:eastAsia="Times New Roman" w:hAnsi="az_ea_font" w:cs="Times New Roman"/>
                  <w:color w:val="000000" w:themeColor="text1"/>
                  <w:sz w:val="18"/>
                  <w:szCs w:val="18"/>
                </w:rPr>
                <w:delText>Prd-sc-rpt01</w:delText>
              </w:r>
            </w:del>
          </w:p>
        </w:tc>
        <w:tc>
          <w:tcPr>
            <w:tcW w:w="3894" w:type="dxa"/>
            <w:gridSpan w:val="3"/>
            <w:shd w:val="clear" w:color="auto" w:fill="FFFFFF" w:themeFill="background1"/>
            <w:tcMar>
              <w:top w:w="80" w:type="dxa"/>
              <w:left w:w="80" w:type="dxa"/>
              <w:bottom w:w="80" w:type="dxa"/>
              <w:right w:w="80" w:type="dxa"/>
            </w:tcMar>
            <w:hideMark/>
            <w:tcPrChange w:id="286" w:author="Angel Garcia" w:date="2020-06-16T15:27:00Z">
              <w:tcPr>
                <w:tcW w:w="1636" w:type="dxa"/>
                <w:gridSpan w:val="3"/>
                <w:shd w:val="clear" w:color="auto" w:fill="FFFFFF" w:themeFill="background1"/>
                <w:tcMar>
                  <w:top w:w="80" w:type="dxa"/>
                  <w:left w:w="80" w:type="dxa"/>
                  <w:bottom w:w="80" w:type="dxa"/>
                  <w:right w:w="80" w:type="dxa"/>
                </w:tcMar>
                <w:hideMark/>
              </w:tcPr>
            </w:tcPrChange>
          </w:tcPr>
          <w:p w14:paraId="2FA4A09E" w14:textId="2468C74F" w:rsidR="00C11397" w:rsidDel="009C4B81" w:rsidRDefault="00C11397" w:rsidP="562DEFAE">
            <w:pPr>
              <w:rPr>
                <w:del w:id="287" w:author="Kevin Babbington" w:date="2020-02-07T08:28:00Z"/>
                <w:rFonts w:ascii="az_ea_font" w:eastAsia="Times New Roman" w:hAnsi="az_ea_font" w:cs="Times New Roman"/>
                <w:color w:val="000000" w:themeColor="text1"/>
                <w:sz w:val="18"/>
                <w:szCs w:val="18"/>
              </w:rPr>
            </w:pPr>
            <w:del w:id="288" w:author="Kevin Babbington" w:date="2020-02-07T08:28:00Z">
              <w:r w:rsidRPr="562DEFAE" w:rsidDel="009C4B81">
                <w:rPr>
                  <w:rFonts w:ascii="az_ea_font" w:eastAsia="Times New Roman" w:hAnsi="az_ea_font" w:cs="Times New Roman"/>
                  <w:color w:val="000000" w:themeColor="text1"/>
                  <w:sz w:val="18"/>
                  <w:szCs w:val="18"/>
                </w:rPr>
                <w:delText>South Central US</w:delText>
              </w:r>
            </w:del>
          </w:p>
        </w:tc>
      </w:tr>
      <w:tr w:rsidR="00C11397" w:rsidRPr="00582B5F" w14:paraId="6FB8B00E" w14:textId="77777777" w:rsidTr="00CA6B7A">
        <w:tblPrEx>
          <w:tblCellMar>
            <w:left w:w="108" w:type="dxa"/>
            <w:right w:w="108" w:type="dxa"/>
          </w:tblCellMar>
          <w:tblPrExChange w:id="289" w:author="Angel Garcia" w:date="2020-06-16T15:27:00Z">
            <w:tblPrEx>
              <w:tblCellMar>
                <w:left w:w="108" w:type="dxa"/>
                <w:right w:w="108" w:type="dxa"/>
              </w:tblCellMar>
            </w:tblPrEx>
          </w:tblPrExChange>
        </w:tblPrEx>
        <w:trPr>
          <w:trHeight w:val="835"/>
          <w:ins w:id="290" w:author="Kevin Babbington" w:date="2020-02-07T08:30:00Z"/>
          <w:trPrChange w:id="291" w:author="Angel Garcia" w:date="2020-06-16T15:27:00Z">
            <w:trPr>
              <w:trHeight w:val="761"/>
            </w:trPr>
          </w:trPrChange>
        </w:trPr>
        <w:tc>
          <w:tcPr>
            <w:tcW w:w="5467" w:type="dxa"/>
            <w:gridSpan w:val="3"/>
            <w:shd w:val="clear" w:color="000000" w:fill="E36C0A"/>
            <w:vAlign w:val="center"/>
            <w:hideMark/>
            <w:tcPrChange w:id="292" w:author="Angel Garcia" w:date="2020-06-16T15:27:00Z">
              <w:tcPr>
                <w:tcW w:w="2296" w:type="dxa"/>
                <w:gridSpan w:val="3"/>
                <w:shd w:val="clear" w:color="000000" w:fill="E36C0A"/>
                <w:vAlign w:val="center"/>
                <w:hideMark/>
              </w:tcPr>
            </w:tcPrChange>
          </w:tcPr>
          <w:p w14:paraId="63FCB07D" w14:textId="77777777" w:rsidR="00C11397" w:rsidRPr="00582B5F" w:rsidRDefault="00C11397" w:rsidP="00582B5F">
            <w:pPr>
              <w:jc w:val="center"/>
              <w:rPr>
                <w:ins w:id="293" w:author="Kevin Babbington" w:date="2020-02-07T08:30:00Z"/>
                <w:rFonts w:ascii="Arial" w:eastAsia="Times New Roman" w:hAnsi="Arial" w:cs="Arial"/>
                <w:color w:val="FFFFFF"/>
                <w:sz w:val="20"/>
                <w:szCs w:val="20"/>
              </w:rPr>
            </w:pPr>
            <w:ins w:id="294" w:author="Kevin Babbington" w:date="2020-02-07T08:30:00Z">
              <w:r w:rsidRPr="00582B5F">
                <w:rPr>
                  <w:rFonts w:ascii="Arial" w:eastAsia="Times New Roman" w:hAnsi="Arial" w:cs="Arial"/>
                  <w:color w:val="FFFFFF" w:themeColor="background1"/>
                  <w:sz w:val="20"/>
                  <w:szCs w:val="20"/>
                  <w:lang w:val="en-GB"/>
                </w:rPr>
                <w:t>Server Name</w:t>
              </w:r>
            </w:ins>
          </w:p>
        </w:tc>
        <w:tc>
          <w:tcPr>
            <w:tcW w:w="4993" w:type="dxa"/>
            <w:gridSpan w:val="3"/>
            <w:tcBorders>
              <w:right w:val="single" w:sz="4" w:space="0" w:color="auto"/>
            </w:tcBorders>
            <w:shd w:val="clear" w:color="000000" w:fill="E36C0A"/>
            <w:tcPrChange w:id="295" w:author="Angel Garcia" w:date="2020-06-16T15:27:00Z">
              <w:tcPr>
                <w:tcW w:w="1585" w:type="dxa"/>
                <w:gridSpan w:val="3"/>
                <w:tcBorders>
                  <w:right w:val="single" w:sz="4" w:space="0" w:color="auto"/>
                </w:tcBorders>
                <w:shd w:val="clear" w:color="000000" w:fill="E36C0A"/>
              </w:tcPr>
            </w:tcPrChange>
          </w:tcPr>
          <w:p w14:paraId="24C325F7" w14:textId="77777777" w:rsidR="00C11397" w:rsidRDefault="00C11397" w:rsidP="00227EB3">
            <w:pPr>
              <w:jc w:val="center"/>
              <w:rPr>
                <w:ins w:id="296" w:author="Angel Garcia" w:date="2020-06-16T15:20:00Z"/>
                <w:rFonts w:ascii="Arial" w:eastAsia="Times New Roman" w:hAnsi="Arial" w:cs="Arial"/>
                <w:color w:val="FFFFFF" w:themeColor="background1"/>
                <w:sz w:val="20"/>
                <w:szCs w:val="20"/>
                <w:lang w:val="en-GB"/>
              </w:rPr>
            </w:pPr>
          </w:p>
          <w:p w14:paraId="7060D4F2" w14:textId="5FC85DCB" w:rsidR="00C11397" w:rsidRPr="00582B5F" w:rsidRDefault="00C11397" w:rsidP="00227EB3">
            <w:pPr>
              <w:jc w:val="center"/>
              <w:rPr>
                <w:ins w:id="297" w:author="Angel Garcia" w:date="2020-06-16T15:16:00Z"/>
                <w:rFonts w:ascii="Arial" w:eastAsia="Times New Roman" w:hAnsi="Arial" w:cs="Arial"/>
                <w:color w:val="FFFFFF" w:themeColor="background1"/>
                <w:sz w:val="20"/>
                <w:szCs w:val="20"/>
                <w:lang w:val="en-GB"/>
              </w:rPr>
              <w:pPrChange w:id="298" w:author="Angel Garcia" w:date="2020-06-16T15:17:00Z">
                <w:pPr>
                  <w:jc w:val="center"/>
                </w:pPr>
              </w:pPrChange>
            </w:pPr>
            <w:ins w:id="299" w:author="Angel Garcia" w:date="2020-06-16T15:17:00Z">
              <w:r w:rsidRPr="00227EB3">
                <w:rPr>
                  <w:rFonts w:ascii="Arial" w:eastAsia="Times New Roman" w:hAnsi="Arial" w:cs="Arial"/>
                  <w:color w:val="FFFFFF" w:themeColor="background1"/>
                  <w:sz w:val="20"/>
                  <w:szCs w:val="20"/>
                  <w:lang w:val="en-GB"/>
                </w:rPr>
                <w:t>Region</w:t>
              </w:r>
            </w:ins>
          </w:p>
        </w:tc>
      </w:tr>
      <w:tr w:rsidR="00C11397" w:rsidRPr="00582B5F" w14:paraId="36F4C141" w14:textId="77777777" w:rsidTr="00CA6B7A">
        <w:tblPrEx>
          <w:tblCellMar>
            <w:left w:w="108" w:type="dxa"/>
            <w:right w:w="108" w:type="dxa"/>
          </w:tblCellMar>
          <w:tblPrExChange w:id="300" w:author="Angel Garcia" w:date="2020-06-16T15:27:00Z">
            <w:tblPrEx>
              <w:tblCellMar>
                <w:left w:w="108" w:type="dxa"/>
                <w:right w:w="108" w:type="dxa"/>
              </w:tblCellMar>
            </w:tblPrEx>
          </w:tblPrExChange>
        </w:tblPrEx>
        <w:trPr>
          <w:trHeight w:val="835"/>
          <w:ins w:id="301" w:author="Kevin Babbington" w:date="2020-02-07T08:30:00Z"/>
          <w:trPrChange w:id="302" w:author="Angel Garcia" w:date="2020-06-16T15:27:00Z">
            <w:trPr>
              <w:trHeight w:val="761"/>
            </w:trPr>
          </w:trPrChange>
        </w:trPr>
        <w:tc>
          <w:tcPr>
            <w:tcW w:w="5467" w:type="dxa"/>
            <w:gridSpan w:val="3"/>
            <w:shd w:val="clear" w:color="000000" w:fill="F5FCFE"/>
            <w:vAlign w:val="center"/>
            <w:hideMark/>
            <w:tcPrChange w:id="303" w:author="Angel Garcia" w:date="2020-06-16T15:27:00Z">
              <w:tcPr>
                <w:tcW w:w="2296" w:type="dxa"/>
                <w:gridSpan w:val="3"/>
                <w:shd w:val="clear" w:color="000000" w:fill="F5FCFE"/>
                <w:vAlign w:val="center"/>
                <w:hideMark/>
              </w:tcPr>
            </w:tcPrChange>
          </w:tcPr>
          <w:p w14:paraId="1B46F97B" w14:textId="6F4C153B" w:rsidR="00C11397" w:rsidRPr="00582B5F" w:rsidRDefault="00C11397" w:rsidP="00582B5F">
            <w:pPr>
              <w:jc w:val="center"/>
              <w:rPr>
                <w:ins w:id="304" w:author="Kevin Babbington" w:date="2020-02-07T08:30:00Z"/>
                <w:rFonts w:ascii="Times New Roman" w:eastAsia="Times New Roman" w:hAnsi="Times New Roman" w:cs="Times New Roman"/>
                <w:color w:val="000000"/>
                <w:sz w:val="18"/>
                <w:szCs w:val="18"/>
              </w:rPr>
            </w:pPr>
            <w:ins w:id="305" w:author="Kevin Babbington" w:date="2020-02-07T08:30:00Z">
              <w:del w:id="306" w:author="Angel Garcia" w:date="2020-06-16T10:29:00Z">
                <w:r w:rsidRPr="00582B5F" w:rsidDel="008368A8">
                  <w:rPr>
                    <w:rFonts w:ascii="Times New Roman" w:eastAsia="Times New Roman" w:hAnsi="Times New Roman" w:cs="Times New Roman"/>
                    <w:color w:val="000000"/>
                    <w:sz w:val="18"/>
                    <w:szCs w:val="18"/>
                  </w:rPr>
                  <w:delText>US-AZR-PWEPMP02</w:delText>
                </w:r>
              </w:del>
            </w:ins>
            <w:ins w:id="307" w:author="Angel Garcia" w:date="2020-06-16T15:13:00Z">
              <w:r>
                <w:rPr>
                  <w:rFonts w:ascii="Times New Roman" w:eastAsia="Times New Roman" w:hAnsi="Times New Roman" w:cs="Times New Roman"/>
                  <w:color w:val="000000"/>
                  <w:sz w:val="18"/>
                  <w:szCs w:val="18"/>
                </w:rPr>
                <w:t>US-NWK-EPMP01</w:t>
              </w:r>
            </w:ins>
          </w:p>
        </w:tc>
        <w:tc>
          <w:tcPr>
            <w:tcW w:w="4993" w:type="dxa"/>
            <w:gridSpan w:val="3"/>
            <w:tcBorders>
              <w:right w:val="single" w:sz="4" w:space="0" w:color="auto"/>
            </w:tcBorders>
            <w:shd w:val="clear" w:color="000000" w:fill="F5FCFE"/>
            <w:tcPrChange w:id="308" w:author="Angel Garcia" w:date="2020-06-16T15:27:00Z">
              <w:tcPr>
                <w:tcW w:w="1585" w:type="dxa"/>
                <w:gridSpan w:val="3"/>
                <w:tcBorders>
                  <w:right w:val="single" w:sz="4" w:space="0" w:color="auto"/>
                </w:tcBorders>
                <w:shd w:val="clear" w:color="000000" w:fill="F5FCFE"/>
              </w:tcPr>
            </w:tcPrChange>
          </w:tcPr>
          <w:p w14:paraId="59229ED0" w14:textId="77777777" w:rsidR="00C11397" w:rsidRDefault="00C11397" w:rsidP="00582B5F">
            <w:pPr>
              <w:jc w:val="center"/>
              <w:rPr>
                <w:ins w:id="309" w:author="Angel Garcia" w:date="2020-06-16T15:19:00Z"/>
                <w:rFonts w:ascii="Times New Roman" w:eastAsia="Times New Roman" w:hAnsi="Times New Roman" w:cs="Times New Roman"/>
                <w:color w:val="000000"/>
                <w:sz w:val="18"/>
                <w:szCs w:val="18"/>
              </w:rPr>
            </w:pPr>
          </w:p>
          <w:p w14:paraId="73E84360" w14:textId="76994836" w:rsidR="00C11397" w:rsidRPr="00582B5F" w:rsidRDefault="00C11397" w:rsidP="002D74F7">
            <w:pPr>
              <w:jc w:val="center"/>
              <w:rPr>
                <w:ins w:id="310" w:author="Angel Garcia" w:date="2020-06-16T15:16:00Z"/>
                <w:rFonts w:ascii="Times New Roman" w:eastAsia="Times New Roman" w:hAnsi="Times New Roman" w:cs="Times New Roman"/>
                <w:color w:val="000000"/>
                <w:sz w:val="18"/>
                <w:szCs w:val="18"/>
              </w:rPr>
              <w:pPrChange w:id="311" w:author="Angel Garcia" w:date="2020-06-16T15:19:00Z">
                <w:pPr>
                  <w:jc w:val="center"/>
                </w:pPr>
              </w:pPrChange>
            </w:pPr>
            <w:ins w:id="312" w:author="Angel Garcia" w:date="2020-06-16T15:19:00Z">
              <w:r>
                <w:rPr>
                  <w:rFonts w:ascii="Times New Roman" w:eastAsia="Times New Roman" w:hAnsi="Times New Roman" w:cs="Times New Roman"/>
                  <w:color w:val="000000"/>
                  <w:sz w:val="18"/>
                  <w:szCs w:val="18"/>
                </w:rPr>
                <w:t>East Us</w:t>
              </w:r>
            </w:ins>
          </w:p>
        </w:tc>
      </w:tr>
      <w:tr w:rsidR="00C11397" w:rsidRPr="00582B5F" w14:paraId="2CB04341" w14:textId="77777777" w:rsidTr="00CA6B7A">
        <w:tblPrEx>
          <w:tblCellMar>
            <w:left w:w="108" w:type="dxa"/>
            <w:right w:w="108" w:type="dxa"/>
          </w:tblCellMar>
          <w:tblPrExChange w:id="313" w:author="Angel Garcia" w:date="2020-06-16T15:27:00Z">
            <w:tblPrEx>
              <w:tblCellMar>
                <w:left w:w="108" w:type="dxa"/>
                <w:right w:w="108" w:type="dxa"/>
              </w:tblCellMar>
            </w:tblPrEx>
          </w:tblPrExChange>
        </w:tblPrEx>
        <w:trPr>
          <w:trHeight w:val="835"/>
          <w:ins w:id="314" w:author="Kevin Babbington" w:date="2020-02-07T08:30:00Z"/>
          <w:trPrChange w:id="315" w:author="Angel Garcia" w:date="2020-06-16T15:27:00Z">
            <w:trPr>
              <w:trHeight w:val="761"/>
            </w:trPr>
          </w:trPrChange>
        </w:trPr>
        <w:tc>
          <w:tcPr>
            <w:tcW w:w="5467" w:type="dxa"/>
            <w:gridSpan w:val="3"/>
            <w:shd w:val="clear" w:color="000000" w:fill="F5FCFE"/>
            <w:vAlign w:val="center"/>
            <w:hideMark/>
            <w:tcPrChange w:id="316" w:author="Angel Garcia" w:date="2020-06-16T15:27:00Z">
              <w:tcPr>
                <w:tcW w:w="2296" w:type="dxa"/>
                <w:gridSpan w:val="3"/>
                <w:shd w:val="clear" w:color="000000" w:fill="F5FCFE"/>
                <w:vAlign w:val="center"/>
                <w:hideMark/>
              </w:tcPr>
            </w:tcPrChange>
          </w:tcPr>
          <w:p w14:paraId="66A6AFE1" w14:textId="7FBD9CD1" w:rsidR="00C11397" w:rsidRPr="00582B5F" w:rsidRDefault="00C11397" w:rsidP="00582B5F">
            <w:pPr>
              <w:jc w:val="center"/>
              <w:rPr>
                <w:ins w:id="317" w:author="Kevin Babbington" w:date="2020-02-07T08:30:00Z"/>
                <w:rFonts w:ascii="Times New Roman" w:eastAsia="Times New Roman" w:hAnsi="Times New Roman" w:cs="Times New Roman"/>
                <w:color w:val="000000"/>
                <w:sz w:val="18"/>
                <w:szCs w:val="18"/>
              </w:rPr>
            </w:pPr>
            <w:ins w:id="318" w:author="Kevin Babbington" w:date="2020-02-07T08:30:00Z">
              <w:del w:id="319" w:author="Angel Garcia" w:date="2020-06-16T10:29:00Z">
                <w:r w:rsidRPr="00582B5F" w:rsidDel="00D60AD5">
                  <w:rPr>
                    <w:rFonts w:ascii="Times New Roman" w:eastAsia="Times New Roman" w:hAnsi="Times New Roman" w:cs="Times New Roman"/>
                    <w:color w:val="000000"/>
                    <w:sz w:val="18"/>
                    <w:szCs w:val="18"/>
                  </w:rPr>
                  <w:delText>US-AZR-PWEPMP04</w:delText>
                </w:r>
              </w:del>
            </w:ins>
            <w:ins w:id="320" w:author="Angel Garcia" w:date="2020-06-16T15:13:00Z">
              <w:r>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US-NWK-EPMP0</w:t>
              </w:r>
              <w:r>
                <w:rPr>
                  <w:rFonts w:ascii="Times New Roman" w:eastAsia="Times New Roman" w:hAnsi="Times New Roman" w:cs="Times New Roman"/>
                  <w:color w:val="000000"/>
                  <w:sz w:val="18"/>
                  <w:szCs w:val="18"/>
                </w:rPr>
                <w:t>2</w:t>
              </w:r>
            </w:ins>
          </w:p>
        </w:tc>
        <w:tc>
          <w:tcPr>
            <w:tcW w:w="4993" w:type="dxa"/>
            <w:gridSpan w:val="3"/>
            <w:tcBorders>
              <w:right w:val="single" w:sz="4" w:space="0" w:color="auto"/>
            </w:tcBorders>
            <w:shd w:val="clear" w:color="000000" w:fill="F5FCFE"/>
            <w:tcPrChange w:id="321" w:author="Angel Garcia" w:date="2020-06-16T15:27:00Z">
              <w:tcPr>
                <w:tcW w:w="1585" w:type="dxa"/>
                <w:gridSpan w:val="3"/>
                <w:tcBorders>
                  <w:right w:val="single" w:sz="4" w:space="0" w:color="auto"/>
                </w:tcBorders>
                <w:shd w:val="clear" w:color="000000" w:fill="F5FCFE"/>
              </w:tcPr>
            </w:tcPrChange>
          </w:tcPr>
          <w:p w14:paraId="15173DB9" w14:textId="77777777" w:rsidR="00C11397" w:rsidRDefault="00C11397" w:rsidP="00582B5F">
            <w:pPr>
              <w:jc w:val="center"/>
              <w:rPr>
                <w:ins w:id="322" w:author="Angel Garcia" w:date="2020-06-16T15:19:00Z"/>
                <w:rFonts w:ascii="Times New Roman" w:eastAsia="Times New Roman" w:hAnsi="Times New Roman" w:cs="Times New Roman"/>
                <w:color w:val="000000"/>
                <w:sz w:val="18"/>
                <w:szCs w:val="18"/>
              </w:rPr>
            </w:pPr>
          </w:p>
          <w:p w14:paraId="09260765" w14:textId="60650370" w:rsidR="00C11397" w:rsidRPr="00582B5F" w:rsidRDefault="00C11397" w:rsidP="00582B5F">
            <w:pPr>
              <w:jc w:val="center"/>
              <w:rPr>
                <w:ins w:id="323" w:author="Angel Garcia" w:date="2020-06-16T15:16:00Z"/>
                <w:rFonts w:ascii="Times New Roman" w:eastAsia="Times New Roman" w:hAnsi="Times New Roman" w:cs="Times New Roman"/>
                <w:color w:val="000000"/>
                <w:sz w:val="18"/>
                <w:szCs w:val="18"/>
              </w:rPr>
            </w:pPr>
            <w:ins w:id="324" w:author="Angel Garcia" w:date="2020-06-16T15:19:00Z">
              <w:r>
                <w:rPr>
                  <w:rFonts w:ascii="Times New Roman" w:eastAsia="Times New Roman" w:hAnsi="Times New Roman" w:cs="Times New Roman"/>
                  <w:color w:val="000000"/>
                  <w:sz w:val="18"/>
                  <w:szCs w:val="18"/>
                </w:rPr>
                <w:t>East US</w:t>
              </w:r>
            </w:ins>
          </w:p>
        </w:tc>
      </w:tr>
      <w:tr w:rsidR="00C11397" w:rsidRPr="00582B5F" w14:paraId="05FF7655" w14:textId="77777777" w:rsidTr="00CA6B7A">
        <w:tblPrEx>
          <w:tblCellMar>
            <w:left w:w="108" w:type="dxa"/>
            <w:right w:w="108" w:type="dxa"/>
          </w:tblCellMar>
          <w:tblPrExChange w:id="325" w:author="Angel Garcia" w:date="2020-06-16T15:27:00Z">
            <w:tblPrEx>
              <w:tblCellMar>
                <w:left w:w="108" w:type="dxa"/>
                <w:right w:w="108" w:type="dxa"/>
              </w:tblCellMar>
            </w:tblPrEx>
          </w:tblPrExChange>
        </w:tblPrEx>
        <w:trPr>
          <w:trHeight w:val="835"/>
          <w:ins w:id="326" w:author="Angel Garcia" w:date="2020-06-16T10:29:00Z"/>
          <w:trPrChange w:id="327" w:author="Angel Garcia" w:date="2020-06-16T15:27:00Z">
            <w:trPr>
              <w:trHeight w:val="761"/>
            </w:trPr>
          </w:trPrChange>
        </w:trPr>
        <w:tc>
          <w:tcPr>
            <w:tcW w:w="5467" w:type="dxa"/>
            <w:gridSpan w:val="3"/>
            <w:shd w:val="clear" w:color="000000" w:fill="F5FCFE"/>
            <w:vAlign w:val="center"/>
            <w:tcPrChange w:id="328" w:author="Angel Garcia" w:date="2020-06-16T15:27:00Z">
              <w:tcPr>
                <w:tcW w:w="2296" w:type="dxa"/>
                <w:gridSpan w:val="3"/>
                <w:shd w:val="clear" w:color="000000" w:fill="F5FCFE"/>
                <w:vAlign w:val="center"/>
              </w:tcPr>
            </w:tcPrChange>
          </w:tcPr>
          <w:p w14:paraId="142A46FD" w14:textId="3C26555B" w:rsidR="00C11397" w:rsidRPr="00582B5F" w:rsidRDefault="00C11397" w:rsidP="00582B5F">
            <w:pPr>
              <w:jc w:val="center"/>
              <w:rPr>
                <w:ins w:id="329" w:author="Angel Garcia" w:date="2020-06-16T10:29:00Z"/>
                <w:rFonts w:ascii="Times New Roman" w:eastAsia="Times New Roman" w:hAnsi="Times New Roman" w:cs="Times New Roman"/>
                <w:color w:val="000000"/>
                <w:sz w:val="18"/>
                <w:szCs w:val="18"/>
              </w:rPr>
            </w:pPr>
            <w:ins w:id="330" w:author="Angel Garcia" w:date="2020-06-16T15:13:00Z">
              <w:r>
                <w:rPr>
                  <w:rFonts w:ascii="Times New Roman" w:eastAsia="Times New Roman" w:hAnsi="Times New Roman" w:cs="Times New Roman"/>
                  <w:color w:val="000000"/>
                  <w:sz w:val="18"/>
                  <w:szCs w:val="18"/>
                </w:rPr>
                <w:t>US-NWK-EPMP0</w:t>
              </w:r>
              <w:r>
                <w:rPr>
                  <w:rFonts w:ascii="Times New Roman" w:eastAsia="Times New Roman" w:hAnsi="Times New Roman" w:cs="Times New Roman"/>
                  <w:color w:val="000000"/>
                  <w:sz w:val="18"/>
                  <w:szCs w:val="18"/>
                </w:rPr>
                <w:t>3</w:t>
              </w:r>
            </w:ins>
          </w:p>
        </w:tc>
        <w:tc>
          <w:tcPr>
            <w:tcW w:w="4993" w:type="dxa"/>
            <w:gridSpan w:val="3"/>
            <w:tcBorders>
              <w:right w:val="single" w:sz="4" w:space="0" w:color="auto"/>
            </w:tcBorders>
            <w:shd w:val="clear" w:color="000000" w:fill="F5FCFE"/>
            <w:tcPrChange w:id="331" w:author="Angel Garcia" w:date="2020-06-16T15:27:00Z">
              <w:tcPr>
                <w:tcW w:w="1585" w:type="dxa"/>
                <w:gridSpan w:val="3"/>
                <w:tcBorders>
                  <w:right w:val="single" w:sz="4" w:space="0" w:color="auto"/>
                </w:tcBorders>
                <w:shd w:val="clear" w:color="000000" w:fill="F5FCFE"/>
              </w:tcPr>
            </w:tcPrChange>
          </w:tcPr>
          <w:p w14:paraId="5CFB24BF" w14:textId="77777777" w:rsidR="00C11397" w:rsidRDefault="00C11397" w:rsidP="00582B5F">
            <w:pPr>
              <w:jc w:val="center"/>
              <w:rPr>
                <w:ins w:id="332" w:author="Angel Garcia" w:date="2020-06-16T15:19:00Z"/>
                <w:rFonts w:ascii="Times New Roman" w:eastAsia="Times New Roman" w:hAnsi="Times New Roman" w:cs="Times New Roman"/>
                <w:color w:val="000000"/>
                <w:sz w:val="18"/>
                <w:szCs w:val="18"/>
              </w:rPr>
            </w:pPr>
          </w:p>
          <w:p w14:paraId="006EAE4B" w14:textId="14226D0B" w:rsidR="00C11397" w:rsidRDefault="00C11397" w:rsidP="00582B5F">
            <w:pPr>
              <w:jc w:val="center"/>
              <w:rPr>
                <w:ins w:id="333" w:author="Angel Garcia" w:date="2020-06-16T15:16:00Z"/>
                <w:rFonts w:ascii="Times New Roman" w:eastAsia="Times New Roman" w:hAnsi="Times New Roman" w:cs="Times New Roman"/>
                <w:color w:val="000000"/>
                <w:sz w:val="18"/>
                <w:szCs w:val="18"/>
              </w:rPr>
            </w:pPr>
            <w:ins w:id="334" w:author="Angel Garcia" w:date="2020-06-16T15:19:00Z">
              <w:r>
                <w:rPr>
                  <w:rFonts w:ascii="Times New Roman" w:eastAsia="Times New Roman" w:hAnsi="Times New Roman" w:cs="Times New Roman"/>
                  <w:color w:val="000000"/>
                  <w:sz w:val="18"/>
                  <w:szCs w:val="18"/>
                </w:rPr>
                <w:t>East US</w:t>
              </w:r>
            </w:ins>
          </w:p>
        </w:tc>
      </w:tr>
      <w:tr w:rsidR="00C11397" w:rsidRPr="00582B5F" w14:paraId="58D82A8C" w14:textId="77777777" w:rsidTr="00CA6B7A">
        <w:tblPrEx>
          <w:tblCellMar>
            <w:left w:w="108" w:type="dxa"/>
            <w:right w:w="108" w:type="dxa"/>
          </w:tblCellMar>
          <w:tblPrExChange w:id="335" w:author="Angel Garcia" w:date="2020-06-16T15:27:00Z">
            <w:tblPrEx>
              <w:tblCellMar>
                <w:left w:w="108" w:type="dxa"/>
                <w:right w:w="108" w:type="dxa"/>
              </w:tblCellMar>
            </w:tblPrEx>
          </w:tblPrExChange>
        </w:tblPrEx>
        <w:trPr>
          <w:trHeight w:val="835"/>
          <w:ins w:id="336" w:author="Angel Garcia" w:date="2020-06-16T15:12:00Z"/>
          <w:trPrChange w:id="337" w:author="Angel Garcia" w:date="2020-06-16T15:27:00Z">
            <w:trPr>
              <w:trHeight w:val="761"/>
            </w:trPr>
          </w:trPrChange>
        </w:trPr>
        <w:tc>
          <w:tcPr>
            <w:tcW w:w="5467" w:type="dxa"/>
            <w:gridSpan w:val="3"/>
            <w:shd w:val="clear" w:color="000000" w:fill="F5FCFE"/>
            <w:vAlign w:val="center"/>
            <w:tcPrChange w:id="338" w:author="Angel Garcia" w:date="2020-06-16T15:27:00Z">
              <w:tcPr>
                <w:tcW w:w="2296" w:type="dxa"/>
                <w:gridSpan w:val="3"/>
                <w:shd w:val="clear" w:color="000000" w:fill="F5FCFE"/>
                <w:vAlign w:val="center"/>
              </w:tcPr>
            </w:tcPrChange>
          </w:tcPr>
          <w:p w14:paraId="5EC97B8C" w14:textId="54C52A14" w:rsidR="00C11397" w:rsidRDefault="00C11397" w:rsidP="00582B5F">
            <w:pPr>
              <w:jc w:val="center"/>
              <w:rPr>
                <w:ins w:id="339" w:author="Angel Garcia" w:date="2020-06-16T15:12:00Z"/>
                <w:rFonts w:ascii="Times New Roman" w:eastAsia="Times New Roman" w:hAnsi="Times New Roman" w:cs="Times New Roman"/>
                <w:color w:val="000000"/>
                <w:sz w:val="18"/>
                <w:szCs w:val="18"/>
              </w:rPr>
            </w:pPr>
            <w:ins w:id="340" w:author="Angel Garcia" w:date="2020-06-16T15:13:00Z">
              <w:r>
                <w:rPr>
                  <w:rFonts w:ascii="Times New Roman" w:eastAsia="Times New Roman" w:hAnsi="Times New Roman" w:cs="Times New Roman"/>
                  <w:color w:val="000000"/>
                  <w:sz w:val="18"/>
                  <w:szCs w:val="18"/>
                </w:rPr>
                <w:t>US-NWK-EPMP0</w:t>
              </w:r>
              <w:r>
                <w:rPr>
                  <w:rFonts w:ascii="Times New Roman" w:eastAsia="Times New Roman" w:hAnsi="Times New Roman" w:cs="Times New Roman"/>
                  <w:color w:val="000000"/>
                  <w:sz w:val="18"/>
                  <w:szCs w:val="18"/>
                </w:rPr>
                <w:t>4</w:t>
              </w:r>
            </w:ins>
          </w:p>
        </w:tc>
        <w:tc>
          <w:tcPr>
            <w:tcW w:w="4993" w:type="dxa"/>
            <w:gridSpan w:val="3"/>
            <w:tcBorders>
              <w:right w:val="single" w:sz="4" w:space="0" w:color="auto"/>
            </w:tcBorders>
            <w:shd w:val="clear" w:color="000000" w:fill="F5FCFE"/>
            <w:tcPrChange w:id="341" w:author="Angel Garcia" w:date="2020-06-16T15:27:00Z">
              <w:tcPr>
                <w:tcW w:w="1585" w:type="dxa"/>
                <w:gridSpan w:val="3"/>
                <w:tcBorders>
                  <w:right w:val="single" w:sz="4" w:space="0" w:color="auto"/>
                </w:tcBorders>
                <w:shd w:val="clear" w:color="000000" w:fill="F5FCFE"/>
              </w:tcPr>
            </w:tcPrChange>
          </w:tcPr>
          <w:p w14:paraId="1EC96996" w14:textId="77777777" w:rsidR="00C11397" w:rsidRDefault="00C11397" w:rsidP="00582B5F">
            <w:pPr>
              <w:jc w:val="center"/>
              <w:rPr>
                <w:ins w:id="342" w:author="Angel Garcia" w:date="2020-06-16T15:19:00Z"/>
                <w:rFonts w:ascii="Times New Roman" w:eastAsia="Times New Roman" w:hAnsi="Times New Roman" w:cs="Times New Roman"/>
                <w:color w:val="000000"/>
                <w:sz w:val="18"/>
                <w:szCs w:val="18"/>
              </w:rPr>
            </w:pPr>
          </w:p>
          <w:p w14:paraId="18FCF799" w14:textId="44667D2F" w:rsidR="00C11397" w:rsidRDefault="00C11397" w:rsidP="00582B5F">
            <w:pPr>
              <w:jc w:val="center"/>
              <w:rPr>
                <w:ins w:id="343" w:author="Angel Garcia" w:date="2020-06-16T15:16:00Z"/>
                <w:rFonts w:ascii="Times New Roman" w:eastAsia="Times New Roman" w:hAnsi="Times New Roman" w:cs="Times New Roman"/>
                <w:color w:val="000000"/>
                <w:sz w:val="18"/>
                <w:szCs w:val="18"/>
              </w:rPr>
            </w:pPr>
            <w:ins w:id="344" w:author="Angel Garcia" w:date="2020-06-16T15:19:00Z">
              <w:r>
                <w:rPr>
                  <w:rFonts w:ascii="Times New Roman" w:eastAsia="Times New Roman" w:hAnsi="Times New Roman" w:cs="Times New Roman"/>
                  <w:color w:val="000000"/>
                  <w:sz w:val="18"/>
                  <w:szCs w:val="18"/>
                </w:rPr>
                <w:t>East US</w:t>
              </w:r>
            </w:ins>
          </w:p>
        </w:tc>
      </w:tr>
      <w:tr w:rsidR="00C11397" w:rsidRPr="00582B5F" w14:paraId="1B626E33" w14:textId="77777777" w:rsidTr="00CA6B7A">
        <w:tblPrEx>
          <w:tblCellMar>
            <w:left w:w="108" w:type="dxa"/>
            <w:right w:w="108" w:type="dxa"/>
          </w:tblCellMar>
          <w:tblPrExChange w:id="345" w:author="Angel Garcia" w:date="2020-06-16T15:27:00Z">
            <w:tblPrEx>
              <w:tblCellMar>
                <w:left w:w="108" w:type="dxa"/>
                <w:right w:w="108" w:type="dxa"/>
              </w:tblCellMar>
            </w:tblPrEx>
          </w:tblPrExChange>
        </w:tblPrEx>
        <w:trPr>
          <w:trHeight w:val="835"/>
          <w:ins w:id="346" w:author="Angel Garcia" w:date="2020-06-16T15:12:00Z"/>
          <w:trPrChange w:id="347" w:author="Angel Garcia" w:date="2020-06-16T15:27:00Z">
            <w:trPr>
              <w:trHeight w:val="761"/>
            </w:trPr>
          </w:trPrChange>
        </w:trPr>
        <w:tc>
          <w:tcPr>
            <w:tcW w:w="5467" w:type="dxa"/>
            <w:gridSpan w:val="3"/>
            <w:shd w:val="clear" w:color="000000" w:fill="F5FCFE"/>
            <w:vAlign w:val="center"/>
            <w:tcPrChange w:id="348" w:author="Angel Garcia" w:date="2020-06-16T15:27:00Z">
              <w:tcPr>
                <w:tcW w:w="2296" w:type="dxa"/>
                <w:gridSpan w:val="3"/>
                <w:shd w:val="clear" w:color="000000" w:fill="F5FCFE"/>
                <w:vAlign w:val="center"/>
              </w:tcPr>
            </w:tcPrChange>
          </w:tcPr>
          <w:p w14:paraId="014AE803" w14:textId="401D7DDE" w:rsidR="00C11397" w:rsidRDefault="00C11397" w:rsidP="00582B5F">
            <w:pPr>
              <w:jc w:val="center"/>
              <w:rPr>
                <w:ins w:id="349" w:author="Angel Garcia" w:date="2020-06-16T15:12:00Z"/>
                <w:rFonts w:ascii="Times New Roman" w:eastAsia="Times New Roman" w:hAnsi="Times New Roman" w:cs="Times New Roman"/>
                <w:color w:val="000000"/>
                <w:sz w:val="18"/>
                <w:szCs w:val="18"/>
              </w:rPr>
            </w:pPr>
            <w:ins w:id="350" w:author="Angel Garcia" w:date="2020-06-16T15:13:00Z">
              <w:r>
                <w:rPr>
                  <w:rFonts w:ascii="Times New Roman" w:eastAsia="Times New Roman" w:hAnsi="Times New Roman" w:cs="Times New Roman"/>
                  <w:color w:val="000000"/>
                  <w:sz w:val="18"/>
                  <w:szCs w:val="18"/>
                </w:rPr>
                <w:t>US-NWK-EPMP0</w:t>
              </w:r>
              <w:r>
                <w:rPr>
                  <w:rFonts w:ascii="Times New Roman" w:eastAsia="Times New Roman" w:hAnsi="Times New Roman" w:cs="Times New Roman"/>
                  <w:color w:val="000000"/>
                  <w:sz w:val="18"/>
                  <w:szCs w:val="18"/>
                </w:rPr>
                <w:t>5</w:t>
              </w:r>
            </w:ins>
          </w:p>
        </w:tc>
        <w:tc>
          <w:tcPr>
            <w:tcW w:w="4993" w:type="dxa"/>
            <w:gridSpan w:val="3"/>
            <w:tcBorders>
              <w:right w:val="single" w:sz="4" w:space="0" w:color="auto"/>
            </w:tcBorders>
            <w:shd w:val="clear" w:color="000000" w:fill="F5FCFE"/>
            <w:tcPrChange w:id="351" w:author="Angel Garcia" w:date="2020-06-16T15:27:00Z">
              <w:tcPr>
                <w:tcW w:w="1585" w:type="dxa"/>
                <w:gridSpan w:val="3"/>
                <w:tcBorders>
                  <w:right w:val="single" w:sz="4" w:space="0" w:color="auto"/>
                </w:tcBorders>
                <w:shd w:val="clear" w:color="000000" w:fill="F5FCFE"/>
              </w:tcPr>
            </w:tcPrChange>
          </w:tcPr>
          <w:p w14:paraId="31BEB283" w14:textId="77777777" w:rsidR="00C11397" w:rsidRDefault="00C11397" w:rsidP="00582B5F">
            <w:pPr>
              <w:jc w:val="center"/>
              <w:rPr>
                <w:ins w:id="352" w:author="Angel Garcia" w:date="2020-06-16T15:20:00Z"/>
                <w:rFonts w:ascii="Times New Roman" w:eastAsia="Times New Roman" w:hAnsi="Times New Roman" w:cs="Times New Roman"/>
                <w:color w:val="000000"/>
                <w:sz w:val="18"/>
                <w:szCs w:val="18"/>
              </w:rPr>
            </w:pPr>
          </w:p>
          <w:p w14:paraId="0A1D6B43" w14:textId="3EF65922" w:rsidR="00C11397" w:rsidRDefault="00C11397" w:rsidP="00582B5F">
            <w:pPr>
              <w:jc w:val="center"/>
              <w:rPr>
                <w:ins w:id="353" w:author="Angel Garcia" w:date="2020-06-16T15:16:00Z"/>
                <w:rFonts w:ascii="Times New Roman" w:eastAsia="Times New Roman" w:hAnsi="Times New Roman" w:cs="Times New Roman"/>
                <w:color w:val="000000"/>
                <w:sz w:val="18"/>
                <w:szCs w:val="18"/>
              </w:rPr>
            </w:pPr>
            <w:ins w:id="354" w:author="Angel Garcia" w:date="2020-06-16T15:20:00Z">
              <w:r>
                <w:rPr>
                  <w:rFonts w:ascii="Times New Roman" w:eastAsia="Times New Roman" w:hAnsi="Times New Roman" w:cs="Times New Roman"/>
                  <w:color w:val="000000"/>
                  <w:sz w:val="18"/>
                  <w:szCs w:val="18"/>
                </w:rPr>
                <w:t>East US</w:t>
              </w:r>
            </w:ins>
          </w:p>
        </w:tc>
      </w:tr>
      <w:tr w:rsidR="00C11397" w:rsidRPr="00582B5F" w14:paraId="10255518" w14:textId="77777777" w:rsidTr="00CA6B7A">
        <w:tblPrEx>
          <w:tblCellMar>
            <w:left w:w="108" w:type="dxa"/>
            <w:right w:w="108" w:type="dxa"/>
          </w:tblCellMar>
          <w:tblPrExChange w:id="355" w:author="Angel Garcia" w:date="2020-06-16T15:27:00Z">
            <w:tblPrEx>
              <w:tblCellMar>
                <w:left w:w="108" w:type="dxa"/>
                <w:right w:w="108" w:type="dxa"/>
              </w:tblCellMar>
            </w:tblPrEx>
          </w:tblPrExChange>
        </w:tblPrEx>
        <w:trPr>
          <w:trHeight w:val="835"/>
          <w:ins w:id="356" w:author="Angel Garcia" w:date="2020-06-16T15:12:00Z"/>
          <w:trPrChange w:id="357" w:author="Angel Garcia" w:date="2020-06-16T15:27:00Z">
            <w:trPr>
              <w:trHeight w:val="761"/>
            </w:trPr>
          </w:trPrChange>
        </w:trPr>
        <w:tc>
          <w:tcPr>
            <w:tcW w:w="5467" w:type="dxa"/>
            <w:gridSpan w:val="3"/>
            <w:shd w:val="clear" w:color="000000" w:fill="F5FCFE"/>
            <w:vAlign w:val="center"/>
            <w:tcPrChange w:id="358" w:author="Angel Garcia" w:date="2020-06-16T15:27:00Z">
              <w:tcPr>
                <w:tcW w:w="2296" w:type="dxa"/>
                <w:gridSpan w:val="3"/>
                <w:shd w:val="clear" w:color="000000" w:fill="F5FCFE"/>
                <w:vAlign w:val="center"/>
              </w:tcPr>
            </w:tcPrChange>
          </w:tcPr>
          <w:p w14:paraId="7545FEB3" w14:textId="31E7420B" w:rsidR="00C11397" w:rsidRDefault="00C11397" w:rsidP="00582B5F">
            <w:pPr>
              <w:jc w:val="center"/>
              <w:rPr>
                <w:ins w:id="359" w:author="Angel Garcia" w:date="2020-06-16T15:12:00Z"/>
                <w:rFonts w:ascii="Times New Roman" w:eastAsia="Times New Roman" w:hAnsi="Times New Roman" w:cs="Times New Roman"/>
                <w:color w:val="000000"/>
                <w:sz w:val="18"/>
                <w:szCs w:val="18"/>
              </w:rPr>
            </w:pPr>
            <w:ins w:id="360" w:author="Angel Garcia" w:date="2020-06-16T15:13:00Z">
              <w:r>
                <w:rPr>
                  <w:rFonts w:ascii="Times New Roman" w:eastAsia="Times New Roman" w:hAnsi="Times New Roman" w:cs="Times New Roman"/>
                  <w:color w:val="000000"/>
                  <w:sz w:val="18"/>
                  <w:szCs w:val="18"/>
                </w:rPr>
                <w:t>US-NWK-EPMP0</w:t>
              </w:r>
              <w:r>
                <w:rPr>
                  <w:rFonts w:ascii="Times New Roman" w:eastAsia="Times New Roman" w:hAnsi="Times New Roman" w:cs="Times New Roman"/>
                  <w:color w:val="000000"/>
                  <w:sz w:val="18"/>
                  <w:szCs w:val="18"/>
                </w:rPr>
                <w:t>6</w:t>
              </w:r>
            </w:ins>
          </w:p>
        </w:tc>
        <w:tc>
          <w:tcPr>
            <w:tcW w:w="4993" w:type="dxa"/>
            <w:gridSpan w:val="3"/>
            <w:tcBorders>
              <w:right w:val="single" w:sz="4" w:space="0" w:color="auto"/>
            </w:tcBorders>
            <w:shd w:val="clear" w:color="000000" w:fill="F5FCFE"/>
            <w:tcPrChange w:id="361" w:author="Angel Garcia" w:date="2020-06-16T15:27:00Z">
              <w:tcPr>
                <w:tcW w:w="1585" w:type="dxa"/>
                <w:gridSpan w:val="3"/>
                <w:tcBorders>
                  <w:right w:val="single" w:sz="4" w:space="0" w:color="auto"/>
                </w:tcBorders>
                <w:shd w:val="clear" w:color="000000" w:fill="F5FCFE"/>
              </w:tcPr>
            </w:tcPrChange>
          </w:tcPr>
          <w:p w14:paraId="4EA64B7E" w14:textId="77777777" w:rsidR="00C11397" w:rsidRDefault="00C11397" w:rsidP="00582B5F">
            <w:pPr>
              <w:jc w:val="center"/>
              <w:rPr>
                <w:ins w:id="362" w:author="Angel Garcia" w:date="2020-06-16T15:20:00Z"/>
                <w:rFonts w:ascii="Times New Roman" w:eastAsia="Times New Roman" w:hAnsi="Times New Roman" w:cs="Times New Roman"/>
                <w:color w:val="000000"/>
                <w:sz w:val="18"/>
                <w:szCs w:val="18"/>
              </w:rPr>
            </w:pPr>
          </w:p>
          <w:p w14:paraId="062BF2AF" w14:textId="60401A3A" w:rsidR="00C11397" w:rsidRDefault="00C11397" w:rsidP="00582B5F">
            <w:pPr>
              <w:jc w:val="center"/>
              <w:rPr>
                <w:ins w:id="363" w:author="Angel Garcia" w:date="2020-06-16T15:16:00Z"/>
                <w:rFonts w:ascii="Times New Roman" w:eastAsia="Times New Roman" w:hAnsi="Times New Roman" w:cs="Times New Roman"/>
                <w:color w:val="000000"/>
                <w:sz w:val="18"/>
                <w:szCs w:val="18"/>
              </w:rPr>
            </w:pPr>
            <w:ins w:id="364" w:author="Angel Garcia" w:date="2020-06-16T15:20:00Z">
              <w:r>
                <w:rPr>
                  <w:rFonts w:ascii="Times New Roman" w:eastAsia="Times New Roman" w:hAnsi="Times New Roman" w:cs="Times New Roman"/>
                  <w:color w:val="000000"/>
                  <w:sz w:val="18"/>
                  <w:szCs w:val="18"/>
                </w:rPr>
                <w:t>East US</w:t>
              </w:r>
            </w:ins>
          </w:p>
        </w:tc>
      </w:tr>
      <w:tr w:rsidR="00C11397" w:rsidRPr="00582B5F" w14:paraId="7E2A44C0" w14:textId="77777777" w:rsidTr="00CA6B7A">
        <w:tblPrEx>
          <w:tblCellMar>
            <w:left w:w="108" w:type="dxa"/>
            <w:right w:w="108" w:type="dxa"/>
          </w:tblCellMar>
          <w:tblPrExChange w:id="365" w:author="Angel Garcia" w:date="2020-06-16T15:27:00Z">
            <w:tblPrEx>
              <w:tblCellMar>
                <w:left w:w="108" w:type="dxa"/>
                <w:right w:w="108" w:type="dxa"/>
              </w:tblCellMar>
            </w:tblPrEx>
          </w:tblPrExChange>
        </w:tblPrEx>
        <w:trPr>
          <w:trHeight w:val="835"/>
          <w:ins w:id="366" w:author="Angel Garcia" w:date="2020-06-16T15:12:00Z"/>
          <w:trPrChange w:id="367" w:author="Angel Garcia" w:date="2020-06-16T15:27:00Z">
            <w:trPr>
              <w:trHeight w:val="761"/>
            </w:trPr>
          </w:trPrChange>
        </w:trPr>
        <w:tc>
          <w:tcPr>
            <w:tcW w:w="5467" w:type="dxa"/>
            <w:gridSpan w:val="3"/>
            <w:shd w:val="clear" w:color="000000" w:fill="F5FCFE"/>
            <w:vAlign w:val="center"/>
            <w:tcPrChange w:id="368" w:author="Angel Garcia" w:date="2020-06-16T15:27:00Z">
              <w:tcPr>
                <w:tcW w:w="2296" w:type="dxa"/>
                <w:gridSpan w:val="3"/>
                <w:shd w:val="clear" w:color="000000" w:fill="F5FCFE"/>
                <w:vAlign w:val="center"/>
              </w:tcPr>
            </w:tcPrChange>
          </w:tcPr>
          <w:p w14:paraId="305FA59E" w14:textId="3A56696E" w:rsidR="00C11397" w:rsidRDefault="00C11397" w:rsidP="00582B5F">
            <w:pPr>
              <w:jc w:val="center"/>
              <w:rPr>
                <w:ins w:id="369" w:author="Angel Garcia" w:date="2020-06-16T15:12:00Z"/>
                <w:rFonts w:ascii="Times New Roman" w:eastAsia="Times New Roman" w:hAnsi="Times New Roman" w:cs="Times New Roman"/>
                <w:color w:val="000000"/>
                <w:sz w:val="18"/>
                <w:szCs w:val="18"/>
              </w:rPr>
            </w:pPr>
            <w:ins w:id="370" w:author="Angel Garcia" w:date="2020-06-16T15:13:00Z">
              <w:r>
                <w:rPr>
                  <w:rFonts w:ascii="Times New Roman" w:eastAsia="Times New Roman" w:hAnsi="Times New Roman" w:cs="Times New Roman"/>
                  <w:color w:val="000000"/>
                  <w:sz w:val="18"/>
                  <w:szCs w:val="18"/>
                </w:rPr>
                <w:t>US-NWK-EPMP0</w:t>
              </w:r>
              <w:r>
                <w:rPr>
                  <w:rFonts w:ascii="Times New Roman" w:eastAsia="Times New Roman" w:hAnsi="Times New Roman" w:cs="Times New Roman"/>
                  <w:color w:val="000000"/>
                  <w:sz w:val="18"/>
                  <w:szCs w:val="18"/>
                </w:rPr>
                <w:t>7</w:t>
              </w:r>
            </w:ins>
          </w:p>
        </w:tc>
        <w:tc>
          <w:tcPr>
            <w:tcW w:w="4993" w:type="dxa"/>
            <w:gridSpan w:val="3"/>
            <w:tcBorders>
              <w:right w:val="single" w:sz="4" w:space="0" w:color="auto"/>
            </w:tcBorders>
            <w:shd w:val="clear" w:color="000000" w:fill="F5FCFE"/>
            <w:tcPrChange w:id="371" w:author="Angel Garcia" w:date="2020-06-16T15:27:00Z">
              <w:tcPr>
                <w:tcW w:w="1585" w:type="dxa"/>
                <w:gridSpan w:val="3"/>
                <w:tcBorders>
                  <w:right w:val="single" w:sz="4" w:space="0" w:color="auto"/>
                </w:tcBorders>
                <w:shd w:val="clear" w:color="000000" w:fill="F5FCFE"/>
              </w:tcPr>
            </w:tcPrChange>
          </w:tcPr>
          <w:p w14:paraId="70EE1DD7" w14:textId="77777777" w:rsidR="00C11397" w:rsidRDefault="00C11397" w:rsidP="00582B5F">
            <w:pPr>
              <w:jc w:val="center"/>
              <w:rPr>
                <w:ins w:id="372" w:author="Angel Garcia" w:date="2020-06-16T15:20:00Z"/>
                <w:rFonts w:ascii="Times New Roman" w:eastAsia="Times New Roman" w:hAnsi="Times New Roman" w:cs="Times New Roman"/>
                <w:color w:val="000000"/>
                <w:sz w:val="18"/>
                <w:szCs w:val="18"/>
              </w:rPr>
            </w:pPr>
          </w:p>
          <w:p w14:paraId="4FF4B61A" w14:textId="1C7678F3" w:rsidR="00C11397" w:rsidRDefault="00C11397" w:rsidP="00582B5F">
            <w:pPr>
              <w:jc w:val="center"/>
              <w:rPr>
                <w:ins w:id="373" w:author="Angel Garcia" w:date="2020-06-16T15:16:00Z"/>
                <w:rFonts w:ascii="Times New Roman" w:eastAsia="Times New Roman" w:hAnsi="Times New Roman" w:cs="Times New Roman"/>
                <w:color w:val="000000"/>
                <w:sz w:val="18"/>
                <w:szCs w:val="18"/>
              </w:rPr>
            </w:pPr>
            <w:ins w:id="374" w:author="Angel Garcia" w:date="2020-06-16T15:20:00Z">
              <w:r>
                <w:rPr>
                  <w:rFonts w:ascii="Times New Roman" w:eastAsia="Times New Roman" w:hAnsi="Times New Roman" w:cs="Times New Roman"/>
                  <w:color w:val="000000"/>
                  <w:sz w:val="18"/>
                  <w:szCs w:val="18"/>
                </w:rPr>
                <w:t>East US</w:t>
              </w:r>
            </w:ins>
          </w:p>
        </w:tc>
      </w:tr>
      <w:tr w:rsidR="00C11397" w:rsidRPr="00582B5F" w14:paraId="30C621E4" w14:textId="77777777" w:rsidTr="00CA6B7A">
        <w:tblPrEx>
          <w:tblCellMar>
            <w:left w:w="108" w:type="dxa"/>
            <w:right w:w="108" w:type="dxa"/>
          </w:tblCellMar>
          <w:tblPrExChange w:id="375" w:author="Angel Garcia" w:date="2020-06-16T15:27:00Z">
            <w:tblPrEx>
              <w:tblCellMar>
                <w:left w:w="108" w:type="dxa"/>
                <w:right w:w="108" w:type="dxa"/>
              </w:tblCellMar>
            </w:tblPrEx>
          </w:tblPrExChange>
        </w:tblPrEx>
        <w:trPr>
          <w:trHeight w:val="835"/>
          <w:ins w:id="376" w:author="Angel Garcia" w:date="2020-06-16T15:12:00Z"/>
          <w:trPrChange w:id="377" w:author="Angel Garcia" w:date="2020-06-16T15:27:00Z">
            <w:trPr>
              <w:trHeight w:val="761"/>
            </w:trPr>
          </w:trPrChange>
        </w:trPr>
        <w:tc>
          <w:tcPr>
            <w:tcW w:w="5467" w:type="dxa"/>
            <w:gridSpan w:val="3"/>
            <w:shd w:val="clear" w:color="000000" w:fill="F5FCFE"/>
            <w:vAlign w:val="center"/>
            <w:tcPrChange w:id="378" w:author="Angel Garcia" w:date="2020-06-16T15:27:00Z">
              <w:tcPr>
                <w:tcW w:w="2296" w:type="dxa"/>
                <w:gridSpan w:val="3"/>
                <w:shd w:val="clear" w:color="000000" w:fill="F5FCFE"/>
                <w:vAlign w:val="center"/>
              </w:tcPr>
            </w:tcPrChange>
          </w:tcPr>
          <w:p w14:paraId="2F9CF060" w14:textId="3E170FEF" w:rsidR="00C11397" w:rsidRDefault="00C11397" w:rsidP="00582B5F">
            <w:pPr>
              <w:jc w:val="center"/>
              <w:rPr>
                <w:ins w:id="379" w:author="Angel Garcia" w:date="2020-06-16T15:12:00Z"/>
                <w:rFonts w:ascii="Times New Roman" w:eastAsia="Times New Roman" w:hAnsi="Times New Roman" w:cs="Times New Roman"/>
                <w:color w:val="000000"/>
                <w:sz w:val="18"/>
                <w:szCs w:val="18"/>
              </w:rPr>
            </w:pPr>
            <w:ins w:id="380" w:author="Angel Garcia" w:date="2020-06-16T15:13:00Z">
              <w:r>
                <w:rPr>
                  <w:rFonts w:ascii="Times New Roman" w:eastAsia="Times New Roman" w:hAnsi="Times New Roman" w:cs="Times New Roman"/>
                  <w:color w:val="000000"/>
                  <w:sz w:val="18"/>
                  <w:szCs w:val="18"/>
                </w:rPr>
                <w:t>US-NWK-EPMP0</w:t>
              </w:r>
              <w:r>
                <w:rPr>
                  <w:rFonts w:ascii="Times New Roman" w:eastAsia="Times New Roman" w:hAnsi="Times New Roman" w:cs="Times New Roman"/>
                  <w:color w:val="000000"/>
                  <w:sz w:val="18"/>
                  <w:szCs w:val="18"/>
                </w:rPr>
                <w:t>8</w:t>
              </w:r>
            </w:ins>
          </w:p>
        </w:tc>
        <w:tc>
          <w:tcPr>
            <w:tcW w:w="4993" w:type="dxa"/>
            <w:gridSpan w:val="3"/>
            <w:tcBorders>
              <w:right w:val="single" w:sz="4" w:space="0" w:color="auto"/>
            </w:tcBorders>
            <w:shd w:val="clear" w:color="000000" w:fill="F5FCFE"/>
            <w:tcPrChange w:id="381" w:author="Angel Garcia" w:date="2020-06-16T15:27:00Z">
              <w:tcPr>
                <w:tcW w:w="1585" w:type="dxa"/>
                <w:gridSpan w:val="3"/>
                <w:tcBorders>
                  <w:right w:val="single" w:sz="4" w:space="0" w:color="auto"/>
                </w:tcBorders>
                <w:shd w:val="clear" w:color="000000" w:fill="F5FCFE"/>
              </w:tcPr>
            </w:tcPrChange>
          </w:tcPr>
          <w:p w14:paraId="22B9C770" w14:textId="77777777" w:rsidR="00C11397" w:rsidRDefault="00C11397" w:rsidP="00582B5F">
            <w:pPr>
              <w:jc w:val="center"/>
              <w:rPr>
                <w:ins w:id="382" w:author="Angel Garcia" w:date="2020-06-16T15:20:00Z"/>
                <w:rFonts w:ascii="Times New Roman" w:eastAsia="Times New Roman" w:hAnsi="Times New Roman" w:cs="Times New Roman"/>
                <w:color w:val="000000"/>
                <w:sz w:val="18"/>
                <w:szCs w:val="18"/>
              </w:rPr>
            </w:pPr>
          </w:p>
          <w:p w14:paraId="4CC05BEB" w14:textId="508B1C46" w:rsidR="00C11397" w:rsidRDefault="00C11397" w:rsidP="00582B5F">
            <w:pPr>
              <w:jc w:val="center"/>
              <w:rPr>
                <w:ins w:id="383" w:author="Angel Garcia" w:date="2020-06-16T15:16:00Z"/>
                <w:rFonts w:ascii="Times New Roman" w:eastAsia="Times New Roman" w:hAnsi="Times New Roman" w:cs="Times New Roman"/>
                <w:color w:val="000000"/>
                <w:sz w:val="18"/>
                <w:szCs w:val="18"/>
              </w:rPr>
            </w:pPr>
            <w:ins w:id="384" w:author="Angel Garcia" w:date="2020-06-16T15:20:00Z">
              <w:r>
                <w:rPr>
                  <w:rFonts w:ascii="Times New Roman" w:eastAsia="Times New Roman" w:hAnsi="Times New Roman" w:cs="Times New Roman"/>
                  <w:color w:val="000000"/>
                  <w:sz w:val="18"/>
                  <w:szCs w:val="18"/>
                </w:rPr>
                <w:t>East US</w:t>
              </w:r>
            </w:ins>
          </w:p>
        </w:tc>
      </w:tr>
      <w:tr w:rsidR="00C11397" w:rsidRPr="00582B5F" w14:paraId="3587E8E9" w14:textId="77777777" w:rsidTr="00CA6B7A">
        <w:tblPrEx>
          <w:tblCellMar>
            <w:left w:w="108" w:type="dxa"/>
            <w:right w:w="108" w:type="dxa"/>
          </w:tblCellMar>
          <w:tblPrExChange w:id="385" w:author="Angel Garcia" w:date="2020-06-16T15:27:00Z">
            <w:tblPrEx>
              <w:tblCellMar>
                <w:left w:w="108" w:type="dxa"/>
                <w:right w:w="108" w:type="dxa"/>
              </w:tblCellMar>
            </w:tblPrEx>
          </w:tblPrExChange>
        </w:tblPrEx>
        <w:trPr>
          <w:trHeight w:val="835"/>
          <w:ins w:id="386" w:author="Angel Garcia" w:date="2020-06-16T15:12:00Z"/>
          <w:trPrChange w:id="387" w:author="Angel Garcia" w:date="2020-06-16T15:27:00Z">
            <w:trPr>
              <w:trHeight w:val="761"/>
            </w:trPr>
          </w:trPrChange>
        </w:trPr>
        <w:tc>
          <w:tcPr>
            <w:tcW w:w="5467" w:type="dxa"/>
            <w:gridSpan w:val="3"/>
            <w:shd w:val="clear" w:color="000000" w:fill="F5FCFE"/>
            <w:vAlign w:val="center"/>
            <w:tcPrChange w:id="388" w:author="Angel Garcia" w:date="2020-06-16T15:27:00Z">
              <w:tcPr>
                <w:tcW w:w="2296" w:type="dxa"/>
                <w:gridSpan w:val="3"/>
                <w:shd w:val="clear" w:color="000000" w:fill="F5FCFE"/>
                <w:vAlign w:val="center"/>
              </w:tcPr>
            </w:tcPrChange>
          </w:tcPr>
          <w:p w14:paraId="66548FFE" w14:textId="28EDDA95" w:rsidR="00C11397" w:rsidRDefault="00C11397" w:rsidP="00582B5F">
            <w:pPr>
              <w:jc w:val="center"/>
              <w:rPr>
                <w:ins w:id="389" w:author="Angel Garcia" w:date="2020-06-16T15:12:00Z"/>
                <w:rFonts w:ascii="Times New Roman" w:eastAsia="Times New Roman" w:hAnsi="Times New Roman" w:cs="Times New Roman"/>
                <w:color w:val="000000"/>
                <w:sz w:val="18"/>
                <w:szCs w:val="18"/>
              </w:rPr>
            </w:pPr>
            <w:ins w:id="390" w:author="Angel Garcia" w:date="2020-06-16T15:13:00Z">
              <w:r>
                <w:rPr>
                  <w:rFonts w:ascii="Times New Roman" w:eastAsia="Times New Roman" w:hAnsi="Times New Roman" w:cs="Times New Roman"/>
                  <w:color w:val="000000"/>
                  <w:sz w:val="18"/>
                  <w:szCs w:val="18"/>
                </w:rPr>
                <w:t>US-NWK-EPMP0</w:t>
              </w:r>
            </w:ins>
            <w:ins w:id="391" w:author="Angel Garcia" w:date="2020-06-16T15:14:00Z">
              <w:r>
                <w:rPr>
                  <w:rFonts w:ascii="Times New Roman" w:eastAsia="Times New Roman" w:hAnsi="Times New Roman" w:cs="Times New Roman"/>
                  <w:color w:val="000000"/>
                  <w:sz w:val="18"/>
                  <w:szCs w:val="18"/>
                </w:rPr>
                <w:t>9</w:t>
              </w:r>
            </w:ins>
          </w:p>
        </w:tc>
        <w:tc>
          <w:tcPr>
            <w:tcW w:w="4993" w:type="dxa"/>
            <w:gridSpan w:val="3"/>
            <w:tcBorders>
              <w:right w:val="single" w:sz="4" w:space="0" w:color="auto"/>
            </w:tcBorders>
            <w:shd w:val="clear" w:color="000000" w:fill="F5FCFE"/>
            <w:tcPrChange w:id="392" w:author="Angel Garcia" w:date="2020-06-16T15:27:00Z">
              <w:tcPr>
                <w:tcW w:w="1585" w:type="dxa"/>
                <w:gridSpan w:val="3"/>
                <w:tcBorders>
                  <w:right w:val="single" w:sz="4" w:space="0" w:color="auto"/>
                </w:tcBorders>
                <w:shd w:val="clear" w:color="000000" w:fill="F5FCFE"/>
              </w:tcPr>
            </w:tcPrChange>
          </w:tcPr>
          <w:p w14:paraId="0877740C" w14:textId="77777777" w:rsidR="00C11397" w:rsidRDefault="00C11397" w:rsidP="00582B5F">
            <w:pPr>
              <w:jc w:val="center"/>
              <w:rPr>
                <w:ins w:id="393" w:author="Angel Garcia" w:date="2020-06-16T15:20:00Z"/>
                <w:rFonts w:ascii="Times New Roman" w:eastAsia="Times New Roman" w:hAnsi="Times New Roman" w:cs="Times New Roman"/>
                <w:color w:val="000000"/>
                <w:sz w:val="18"/>
                <w:szCs w:val="18"/>
              </w:rPr>
            </w:pPr>
          </w:p>
          <w:p w14:paraId="29FA8662" w14:textId="745F85D5" w:rsidR="00C11397" w:rsidRDefault="00C11397" w:rsidP="00582B5F">
            <w:pPr>
              <w:jc w:val="center"/>
              <w:rPr>
                <w:ins w:id="394" w:author="Angel Garcia" w:date="2020-06-16T15:16:00Z"/>
                <w:rFonts w:ascii="Times New Roman" w:eastAsia="Times New Roman" w:hAnsi="Times New Roman" w:cs="Times New Roman"/>
                <w:color w:val="000000"/>
                <w:sz w:val="18"/>
                <w:szCs w:val="18"/>
              </w:rPr>
            </w:pPr>
            <w:ins w:id="395" w:author="Angel Garcia" w:date="2020-06-16T15:20:00Z">
              <w:r>
                <w:rPr>
                  <w:rFonts w:ascii="Times New Roman" w:eastAsia="Times New Roman" w:hAnsi="Times New Roman" w:cs="Times New Roman"/>
                  <w:color w:val="000000"/>
                  <w:sz w:val="18"/>
                  <w:szCs w:val="18"/>
                </w:rPr>
                <w:t>East US</w:t>
              </w:r>
            </w:ins>
          </w:p>
        </w:tc>
      </w:tr>
      <w:tr w:rsidR="00C11397" w:rsidRPr="00582B5F" w14:paraId="0B0096A9" w14:textId="77777777" w:rsidTr="00CA6B7A">
        <w:tblPrEx>
          <w:tblCellMar>
            <w:left w:w="108" w:type="dxa"/>
            <w:right w:w="108" w:type="dxa"/>
          </w:tblCellMar>
          <w:tblPrExChange w:id="396" w:author="Angel Garcia" w:date="2020-06-16T15:27:00Z">
            <w:tblPrEx>
              <w:tblCellMar>
                <w:left w:w="108" w:type="dxa"/>
                <w:right w:w="108" w:type="dxa"/>
              </w:tblCellMar>
            </w:tblPrEx>
          </w:tblPrExChange>
        </w:tblPrEx>
        <w:trPr>
          <w:trHeight w:val="638"/>
          <w:ins w:id="397" w:author="Angel Garcia" w:date="2020-06-16T15:12:00Z"/>
          <w:trPrChange w:id="398" w:author="Angel Garcia" w:date="2020-06-16T15:27:00Z">
            <w:trPr>
              <w:trHeight w:val="583"/>
            </w:trPr>
          </w:trPrChange>
        </w:trPr>
        <w:tc>
          <w:tcPr>
            <w:tcW w:w="5467" w:type="dxa"/>
            <w:gridSpan w:val="3"/>
            <w:shd w:val="clear" w:color="000000" w:fill="F5FCFE"/>
            <w:vAlign w:val="center"/>
            <w:tcPrChange w:id="399" w:author="Angel Garcia" w:date="2020-06-16T15:27:00Z">
              <w:tcPr>
                <w:tcW w:w="2296" w:type="dxa"/>
                <w:gridSpan w:val="3"/>
                <w:shd w:val="clear" w:color="000000" w:fill="F5FCFE"/>
                <w:vAlign w:val="center"/>
              </w:tcPr>
            </w:tcPrChange>
          </w:tcPr>
          <w:p w14:paraId="3A83344C" w14:textId="19E429FD" w:rsidR="00C11397" w:rsidRDefault="00C11397" w:rsidP="00582B5F">
            <w:pPr>
              <w:jc w:val="center"/>
              <w:rPr>
                <w:ins w:id="400" w:author="Angel Garcia" w:date="2020-06-16T15:12:00Z"/>
                <w:rFonts w:ascii="Times New Roman" w:eastAsia="Times New Roman" w:hAnsi="Times New Roman" w:cs="Times New Roman"/>
                <w:color w:val="000000"/>
                <w:sz w:val="18"/>
                <w:szCs w:val="18"/>
              </w:rPr>
            </w:pPr>
            <w:ins w:id="401" w:author="Angel Garcia" w:date="2020-06-16T15:13:00Z">
              <w:r>
                <w:rPr>
                  <w:rFonts w:ascii="Times New Roman" w:eastAsia="Times New Roman" w:hAnsi="Times New Roman" w:cs="Times New Roman"/>
                  <w:color w:val="000000"/>
                  <w:sz w:val="18"/>
                  <w:szCs w:val="18"/>
                </w:rPr>
                <w:t>US-NWK-EPMP</w:t>
              </w:r>
            </w:ins>
            <w:ins w:id="402" w:author="Angel Garcia" w:date="2020-06-16T15:14:00Z">
              <w:r>
                <w:rPr>
                  <w:rFonts w:ascii="Times New Roman" w:eastAsia="Times New Roman" w:hAnsi="Times New Roman" w:cs="Times New Roman"/>
                  <w:color w:val="000000"/>
                  <w:sz w:val="18"/>
                  <w:szCs w:val="18"/>
                </w:rPr>
                <w:t>10</w:t>
              </w:r>
            </w:ins>
          </w:p>
        </w:tc>
        <w:tc>
          <w:tcPr>
            <w:tcW w:w="4993" w:type="dxa"/>
            <w:gridSpan w:val="3"/>
            <w:tcBorders>
              <w:right w:val="single" w:sz="4" w:space="0" w:color="auto"/>
            </w:tcBorders>
            <w:shd w:val="clear" w:color="000000" w:fill="F5FCFE"/>
            <w:tcPrChange w:id="403" w:author="Angel Garcia" w:date="2020-06-16T15:27:00Z">
              <w:tcPr>
                <w:tcW w:w="1585" w:type="dxa"/>
                <w:gridSpan w:val="3"/>
                <w:tcBorders>
                  <w:right w:val="single" w:sz="4" w:space="0" w:color="auto"/>
                </w:tcBorders>
                <w:shd w:val="clear" w:color="000000" w:fill="F5FCFE"/>
              </w:tcPr>
            </w:tcPrChange>
          </w:tcPr>
          <w:p w14:paraId="403443BE" w14:textId="77777777" w:rsidR="00C11397" w:rsidRDefault="00C11397" w:rsidP="00582B5F">
            <w:pPr>
              <w:jc w:val="center"/>
              <w:rPr>
                <w:ins w:id="404" w:author="Angel Garcia" w:date="2020-06-16T15:20:00Z"/>
                <w:rFonts w:ascii="Times New Roman" w:eastAsia="Times New Roman" w:hAnsi="Times New Roman" w:cs="Times New Roman"/>
                <w:color w:val="000000"/>
                <w:sz w:val="18"/>
                <w:szCs w:val="18"/>
              </w:rPr>
            </w:pPr>
          </w:p>
          <w:p w14:paraId="19C8404F" w14:textId="3F29C1DB" w:rsidR="00C11397" w:rsidRDefault="00C11397" w:rsidP="00582B5F">
            <w:pPr>
              <w:jc w:val="center"/>
              <w:rPr>
                <w:ins w:id="405" w:author="Angel Garcia" w:date="2020-06-16T15:16:00Z"/>
                <w:rFonts w:ascii="Times New Roman" w:eastAsia="Times New Roman" w:hAnsi="Times New Roman" w:cs="Times New Roman"/>
                <w:color w:val="000000"/>
                <w:sz w:val="18"/>
                <w:szCs w:val="18"/>
              </w:rPr>
            </w:pPr>
            <w:ins w:id="406" w:author="Angel Garcia" w:date="2020-06-16T15:20:00Z">
              <w:r>
                <w:rPr>
                  <w:rFonts w:ascii="Times New Roman" w:eastAsia="Times New Roman" w:hAnsi="Times New Roman" w:cs="Times New Roman"/>
                  <w:color w:val="000000"/>
                  <w:sz w:val="18"/>
                  <w:szCs w:val="18"/>
                </w:rPr>
                <w:t>East US</w:t>
              </w:r>
            </w:ins>
          </w:p>
        </w:tc>
      </w:tr>
      <w:tr w:rsidR="00C11397" w:rsidRPr="00582B5F" w14:paraId="6352A2FD" w14:textId="77777777" w:rsidTr="00CA6B7A">
        <w:tblPrEx>
          <w:tblCellMar>
            <w:left w:w="108" w:type="dxa"/>
            <w:right w:w="108" w:type="dxa"/>
          </w:tblCellMar>
          <w:tblPrExChange w:id="407" w:author="Angel Garcia" w:date="2020-06-16T15:27:00Z">
            <w:tblPrEx>
              <w:tblCellMar>
                <w:left w:w="108" w:type="dxa"/>
                <w:right w:w="108" w:type="dxa"/>
              </w:tblCellMar>
            </w:tblPrEx>
          </w:tblPrExChange>
        </w:tblPrEx>
        <w:trPr>
          <w:trHeight w:val="569"/>
          <w:ins w:id="408" w:author="Angel Garcia" w:date="2020-06-16T15:12:00Z"/>
          <w:trPrChange w:id="409" w:author="Angel Garcia" w:date="2020-06-16T15:27:00Z">
            <w:trPr>
              <w:trHeight w:val="520"/>
            </w:trPr>
          </w:trPrChange>
        </w:trPr>
        <w:tc>
          <w:tcPr>
            <w:tcW w:w="5467" w:type="dxa"/>
            <w:gridSpan w:val="3"/>
            <w:shd w:val="clear" w:color="000000" w:fill="F5FCFE"/>
            <w:vAlign w:val="center"/>
            <w:tcPrChange w:id="410" w:author="Angel Garcia" w:date="2020-06-16T15:27:00Z">
              <w:tcPr>
                <w:tcW w:w="2296" w:type="dxa"/>
                <w:gridSpan w:val="3"/>
                <w:shd w:val="clear" w:color="000000" w:fill="F5FCFE"/>
                <w:vAlign w:val="center"/>
              </w:tcPr>
            </w:tcPrChange>
          </w:tcPr>
          <w:p w14:paraId="70A7F5B2" w14:textId="7CBA70A3" w:rsidR="00C11397" w:rsidRDefault="00C11397" w:rsidP="00582B5F">
            <w:pPr>
              <w:jc w:val="center"/>
              <w:rPr>
                <w:ins w:id="411" w:author="Angel Garcia" w:date="2020-06-16T15:12:00Z"/>
                <w:rFonts w:ascii="Times New Roman" w:eastAsia="Times New Roman" w:hAnsi="Times New Roman" w:cs="Times New Roman"/>
                <w:color w:val="000000"/>
                <w:sz w:val="18"/>
                <w:szCs w:val="18"/>
              </w:rPr>
            </w:pPr>
            <w:ins w:id="412" w:author="Angel Garcia" w:date="2020-06-16T15:13:00Z">
              <w:r>
                <w:rPr>
                  <w:rFonts w:ascii="Times New Roman" w:eastAsia="Times New Roman" w:hAnsi="Times New Roman" w:cs="Times New Roman"/>
                  <w:color w:val="000000"/>
                  <w:sz w:val="18"/>
                  <w:szCs w:val="18"/>
                </w:rPr>
                <w:t>US-NWK-EPMP</w:t>
              </w:r>
            </w:ins>
            <w:ins w:id="413" w:author="Angel Garcia" w:date="2020-06-16T15:14:00Z">
              <w:r>
                <w:rPr>
                  <w:rFonts w:ascii="Times New Roman" w:eastAsia="Times New Roman" w:hAnsi="Times New Roman" w:cs="Times New Roman"/>
                  <w:color w:val="000000"/>
                  <w:sz w:val="18"/>
                  <w:szCs w:val="18"/>
                </w:rPr>
                <w:t>11</w:t>
              </w:r>
            </w:ins>
          </w:p>
        </w:tc>
        <w:tc>
          <w:tcPr>
            <w:tcW w:w="4993" w:type="dxa"/>
            <w:gridSpan w:val="3"/>
            <w:tcBorders>
              <w:right w:val="single" w:sz="4" w:space="0" w:color="auto"/>
            </w:tcBorders>
            <w:shd w:val="clear" w:color="000000" w:fill="F5FCFE"/>
            <w:tcPrChange w:id="414" w:author="Angel Garcia" w:date="2020-06-16T15:27:00Z">
              <w:tcPr>
                <w:tcW w:w="1585" w:type="dxa"/>
                <w:gridSpan w:val="3"/>
                <w:tcBorders>
                  <w:right w:val="single" w:sz="4" w:space="0" w:color="auto"/>
                </w:tcBorders>
                <w:shd w:val="clear" w:color="000000" w:fill="F5FCFE"/>
              </w:tcPr>
            </w:tcPrChange>
          </w:tcPr>
          <w:p w14:paraId="2A2FFBB0" w14:textId="77777777" w:rsidR="00C11397" w:rsidRDefault="00C11397" w:rsidP="00582B5F">
            <w:pPr>
              <w:jc w:val="center"/>
              <w:rPr>
                <w:ins w:id="415" w:author="Angel Garcia" w:date="2020-06-16T15:21:00Z"/>
                <w:rFonts w:ascii="Times New Roman" w:eastAsia="Times New Roman" w:hAnsi="Times New Roman" w:cs="Times New Roman"/>
                <w:color w:val="000000"/>
                <w:sz w:val="18"/>
                <w:szCs w:val="18"/>
              </w:rPr>
            </w:pPr>
          </w:p>
          <w:p w14:paraId="1628647E" w14:textId="78877B8C" w:rsidR="00C11397" w:rsidRDefault="00C11397" w:rsidP="00582B5F">
            <w:pPr>
              <w:jc w:val="center"/>
              <w:rPr>
                <w:ins w:id="416" w:author="Angel Garcia" w:date="2020-06-16T15:16:00Z"/>
                <w:rFonts w:ascii="Times New Roman" w:eastAsia="Times New Roman" w:hAnsi="Times New Roman" w:cs="Times New Roman"/>
                <w:color w:val="000000"/>
                <w:sz w:val="18"/>
                <w:szCs w:val="18"/>
              </w:rPr>
            </w:pPr>
            <w:ins w:id="417" w:author="Angel Garcia" w:date="2020-06-16T15:21:00Z">
              <w:r>
                <w:rPr>
                  <w:rFonts w:ascii="Times New Roman" w:eastAsia="Times New Roman" w:hAnsi="Times New Roman" w:cs="Times New Roman"/>
                  <w:color w:val="000000"/>
                  <w:sz w:val="18"/>
                  <w:szCs w:val="18"/>
                </w:rPr>
                <w:t>East US</w:t>
              </w:r>
            </w:ins>
          </w:p>
        </w:tc>
      </w:tr>
      <w:tr w:rsidR="00C11397" w:rsidRPr="00582B5F" w14:paraId="5131F3F9" w14:textId="77777777" w:rsidTr="00CA6B7A">
        <w:tblPrEx>
          <w:tblCellMar>
            <w:left w:w="108" w:type="dxa"/>
            <w:right w:w="108" w:type="dxa"/>
          </w:tblCellMar>
          <w:tblPrExChange w:id="418" w:author="Angel Garcia" w:date="2020-06-16T15:27:00Z">
            <w:tblPrEx>
              <w:tblCellMar>
                <w:left w:w="108" w:type="dxa"/>
                <w:right w:w="108" w:type="dxa"/>
              </w:tblCellMar>
            </w:tblPrEx>
          </w:tblPrExChange>
        </w:tblPrEx>
        <w:trPr>
          <w:trHeight w:val="569"/>
          <w:ins w:id="419" w:author="Angel Garcia" w:date="2020-06-16T15:12:00Z"/>
          <w:trPrChange w:id="420" w:author="Angel Garcia" w:date="2020-06-16T15:27:00Z">
            <w:trPr>
              <w:trHeight w:val="520"/>
            </w:trPr>
          </w:trPrChange>
        </w:trPr>
        <w:tc>
          <w:tcPr>
            <w:tcW w:w="5467" w:type="dxa"/>
            <w:gridSpan w:val="3"/>
            <w:shd w:val="clear" w:color="000000" w:fill="F5FCFE"/>
            <w:vAlign w:val="center"/>
            <w:tcPrChange w:id="421" w:author="Angel Garcia" w:date="2020-06-16T15:27:00Z">
              <w:tcPr>
                <w:tcW w:w="2296" w:type="dxa"/>
                <w:gridSpan w:val="3"/>
                <w:shd w:val="clear" w:color="000000" w:fill="F5FCFE"/>
                <w:vAlign w:val="center"/>
              </w:tcPr>
            </w:tcPrChange>
          </w:tcPr>
          <w:p w14:paraId="30B58A86" w14:textId="030307AA" w:rsidR="00C11397" w:rsidRDefault="00C11397" w:rsidP="00582B5F">
            <w:pPr>
              <w:jc w:val="center"/>
              <w:rPr>
                <w:ins w:id="422" w:author="Angel Garcia" w:date="2020-06-16T15:12:00Z"/>
                <w:rFonts w:ascii="Times New Roman" w:eastAsia="Times New Roman" w:hAnsi="Times New Roman" w:cs="Times New Roman"/>
                <w:color w:val="000000"/>
                <w:sz w:val="18"/>
                <w:szCs w:val="18"/>
              </w:rPr>
            </w:pPr>
            <w:ins w:id="423" w:author="Angel Garcia" w:date="2020-06-16T15:13:00Z">
              <w:r>
                <w:rPr>
                  <w:rFonts w:ascii="Times New Roman" w:eastAsia="Times New Roman" w:hAnsi="Times New Roman" w:cs="Times New Roman"/>
                  <w:color w:val="000000"/>
                  <w:sz w:val="18"/>
                  <w:szCs w:val="18"/>
                </w:rPr>
                <w:t>US-NWK-EPMP</w:t>
              </w:r>
            </w:ins>
            <w:ins w:id="424" w:author="Angel Garcia" w:date="2020-06-16T15:14:00Z">
              <w:r>
                <w:rPr>
                  <w:rFonts w:ascii="Times New Roman" w:eastAsia="Times New Roman" w:hAnsi="Times New Roman" w:cs="Times New Roman"/>
                  <w:color w:val="000000"/>
                  <w:sz w:val="18"/>
                  <w:szCs w:val="18"/>
                </w:rPr>
                <w:t>12</w:t>
              </w:r>
            </w:ins>
          </w:p>
        </w:tc>
        <w:tc>
          <w:tcPr>
            <w:tcW w:w="4993" w:type="dxa"/>
            <w:gridSpan w:val="3"/>
            <w:tcBorders>
              <w:right w:val="single" w:sz="4" w:space="0" w:color="auto"/>
            </w:tcBorders>
            <w:shd w:val="clear" w:color="000000" w:fill="F5FCFE"/>
            <w:tcPrChange w:id="425" w:author="Angel Garcia" w:date="2020-06-16T15:27:00Z">
              <w:tcPr>
                <w:tcW w:w="1585" w:type="dxa"/>
                <w:gridSpan w:val="3"/>
                <w:tcBorders>
                  <w:right w:val="single" w:sz="4" w:space="0" w:color="auto"/>
                </w:tcBorders>
                <w:shd w:val="clear" w:color="000000" w:fill="F5FCFE"/>
              </w:tcPr>
            </w:tcPrChange>
          </w:tcPr>
          <w:p w14:paraId="6E877D2E" w14:textId="77777777" w:rsidR="00C11397" w:rsidRDefault="00C11397" w:rsidP="00582B5F">
            <w:pPr>
              <w:jc w:val="center"/>
              <w:rPr>
                <w:ins w:id="426" w:author="Angel Garcia" w:date="2020-06-16T15:21:00Z"/>
                <w:rFonts w:ascii="Times New Roman" w:eastAsia="Times New Roman" w:hAnsi="Times New Roman" w:cs="Times New Roman"/>
                <w:color w:val="000000"/>
                <w:sz w:val="18"/>
                <w:szCs w:val="18"/>
              </w:rPr>
            </w:pPr>
          </w:p>
          <w:p w14:paraId="084985B0" w14:textId="6C01A311" w:rsidR="00C11397" w:rsidRDefault="00C11397" w:rsidP="00582B5F">
            <w:pPr>
              <w:jc w:val="center"/>
              <w:rPr>
                <w:ins w:id="427" w:author="Angel Garcia" w:date="2020-06-16T15:16:00Z"/>
                <w:rFonts w:ascii="Times New Roman" w:eastAsia="Times New Roman" w:hAnsi="Times New Roman" w:cs="Times New Roman"/>
                <w:color w:val="000000"/>
                <w:sz w:val="18"/>
                <w:szCs w:val="18"/>
              </w:rPr>
            </w:pPr>
            <w:ins w:id="428" w:author="Angel Garcia" w:date="2020-06-16T15:21:00Z">
              <w:r>
                <w:rPr>
                  <w:rFonts w:ascii="Times New Roman" w:eastAsia="Times New Roman" w:hAnsi="Times New Roman" w:cs="Times New Roman"/>
                  <w:color w:val="000000"/>
                  <w:sz w:val="18"/>
                  <w:szCs w:val="18"/>
                </w:rPr>
                <w:t>East US</w:t>
              </w:r>
            </w:ins>
          </w:p>
        </w:tc>
      </w:tr>
      <w:tr w:rsidR="00C11397" w:rsidRPr="00582B5F" w:rsidDel="009914E6" w14:paraId="044040BC" w14:textId="77777777" w:rsidTr="00CA6B7A">
        <w:tblPrEx>
          <w:tblCellMar>
            <w:left w:w="108" w:type="dxa"/>
            <w:right w:w="108" w:type="dxa"/>
          </w:tblCellMar>
          <w:tblPrExChange w:id="429" w:author="Angel Garcia" w:date="2020-06-16T15:27:00Z">
            <w:tblPrEx>
              <w:tblCellMar>
                <w:left w:w="108" w:type="dxa"/>
                <w:right w:w="108" w:type="dxa"/>
              </w:tblCellMar>
            </w:tblPrEx>
          </w:tblPrExChange>
        </w:tblPrEx>
        <w:trPr>
          <w:gridAfter w:val="2"/>
          <w:trHeight w:val="835"/>
          <w:ins w:id="430" w:author="Kevin Babbington" w:date="2020-02-07T08:30:00Z"/>
          <w:del w:id="431" w:author="Angel Garcia" w:date="2020-06-16T10:30:00Z"/>
          <w:trPrChange w:id="432" w:author="Angel Garcia" w:date="2020-06-16T15:27:00Z">
            <w:trPr>
              <w:gridAfter w:val="2"/>
              <w:trHeight w:val="761"/>
            </w:trPr>
          </w:trPrChange>
        </w:trPr>
        <w:tc>
          <w:tcPr>
            <w:tcW w:w="3428" w:type="dxa"/>
            <w:shd w:val="clear" w:color="000000" w:fill="FFFFFF"/>
            <w:noWrap/>
            <w:vAlign w:val="bottom"/>
            <w:hideMark/>
            <w:tcPrChange w:id="433" w:author="Angel Garcia" w:date="2020-06-16T15:27:00Z">
              <w:tcPr>
                <w:tcW w:w="1440" w:type="dxa"/>
                <w:shd w:val="clear" w:color="000000" w:fill="FFFFFF"/>
                <w:noWrap/>
                <w:vAlign w:val="bottom"/>
                <w:hideMark/>
              </w:tcPr>
            </w:tcPrChange>
          </w:tcPr>
          <w:p w14:paraId="25EE001E" w14:textId="4B027AFA" w:rsidR="00C11397" w:rsidRPr="00582B5F" w:rsidDel="009914E6" w:rsidRDefault="00C11397" w:rsidP="00582B5F">
            <w:pPr>
              <w:jc w:val="center"/>
              <w:rPr>
                <w:ins w:id="434" w:author="Kevin Babbington" w:date="2020-02-07T08:30:00Z"/>
                <w:del w:id="435" w:author="Angel Garcia" w:date="2020-06-16T10:30:00Z"/>
                <w:rFonts w:eastAsia="Times New Roman" w:cs="Times New Roman"/>
                <w:color w:val="000000"/>
              </w:rPr>
            </w:pPr>
            <w:ins w:id="436" w:author="Kevin Babbington" w:date="2020-02-07T08:30:00Z">
              <w:del w:id="437" w:author="Angel Garcia" w:date="2020-06-16T10:30:00Z">
                <w:r w:rsidRPr="00582B5F" w:rsidDel="009914E6">
                  <w:rPr>
                    <w:rFonts w:eastAsia="Times New Roman" w:cs="Times New Roman"/>
                    <w:color w:val="000000"/>
                  </w:rPr>
                  <w:delText> </w:delText>
                </w:r>
              </w:del>
            </w:ins>
          </w:p>
        </w:tc>
        <w:tc>
          <w:tcPr>
            <w:tcW w:w="3795" w:type="dxa"/>
            <w:gridSpan w:val="3"/>
            <w:shd w:val="clear" w:color="000000" w:fill="FFFFFF"/>
            <w:tcPrChange w:id="438" w:author="Angel Garcia" w:date="2020-06-16T15:27:00Z">
              <w:tcPr>
                <w:tcW w:w="1594" w:type="dxa"/>
                <w:gridSpan w:val="3"/>
                <w:shd w:val="clear" w:color="000000" w:fill="FFFFFF"/>
              </w:tcPr>
            </w:tcPrChange>
          </w:tcPr>
          <w:p w14:paraId="31199202" w14:textId="77777777" w:rsidR="00C11397" w:rsidRPr="00582B5F" w:rsidDel="009914E6" w:rsidRDefault="00C11397">
            <w:pPr>
              <w:rPr>
                <w:ins w:id="439" w:author="Angel Garcia" w:date="2020-06-16T15:16:00Z"/>
                <w:rFonts w:eastAsia="Times New Roman" w:cs="Times New Roman"/>
                <w:color w:val="000000"/>
              </w:rPr>
            </w:pPr>
          </w:p>
        </w:tc>
      </w:tr>
      <w:tr w:rsidR="00C11397" w:rsidRPr="00582B5F" w:rsidDel="009914E6" w14:paraId="30001057" w14:textId="77777777" w:rsidTr="00CA6B7A">
        <w:tblPrEx>
          <w:tblCellMar>
            <w:left w:w="108" w:type="dxa"/>
            <w:right w:w="108" w:type="dxa"/>
          </w:tblCellMar>
          <w:tblPrExChange w:id="440" w:author="Angel Garcia" w:date="2020-06-16T15:27:00Z">
            <w:tblPrEx>
              <w:tblCellMar>
                <w:left w:w="108" w:type="dxa"/>
                <w:right w:w="108" w:type="dxa"/>
              </w:tblCellMar>
            </w:tblPrEx>
          </w:tblPrExChange>
        </w:tblPrEx>
        <w:trPr>
          <w:gridAfter w:val="2"/>
          <w:trHeight w:val="835"/>
          <w:ins w:id="441" w:author="Kevin Babbington" w:date="2020-02-07T08:30:00Z"/>
          <w:del w:id="442" w:author="Angel Garcia" w:date="2020-06-16T10:30:00Z"/>
          <w:trPrChange w:id="443" w:author="Angel Garcia" w:date="2020-06-16T15:27:00Z">
            <w:trPr>
              <w:gridAfter w:val="2"/>
              <w:trHeight w:val="761"/>
            </w:trPr>
          </w:trPrChange>
        </w:trPr>
        <w:tc>
          <w:tcPr>
            <w:tcW w:w="3428" w:type="dxa"/>
            <w:shd w:val="clear" w:color="000000" w:fill="FFFFFF"/>
            <w:noWrap/>
            <w:vAlign w:val="bottom"/>
            <w:hideMark/>
            <w:tcPrChange w:id="444" w:author="Angel Garcia" w:date="2020-06-16T15:27:00Z">
              <w:tcPr>
                <w:tcW w:w="1440" w:type="dxa"/>
                <w:shd w:val="clear" w:color="000000" w:fill="FFFFFF"/>
                <w:noWrap/>
                <w:vAlign w:val="bottom"/>
                <w:hideMark/>
              </w:tcPr>
            </w:tcPrChange>
          </w:tcPr>
          <w:p w14:paraId="5C41B5CC" w14:textId="688AFA91" w:rsidR="00C11397" w:rsidRPr="00582B5F" w:rsidDel="009914E6" w:rsidRDefault="00C11397" w:rsidP="00582B5F">
            <w:pPr>
              <w:jc w:val="center"/>
              <w:rPr>
                <w:ins w:id="445" w:author="Kevin Babbington" w:date="2020-02-07T08:30:00Z"/>
                <w:del w:id="446" w:author="Angel Garcia" w:date="2020-06-16T10:30:00Z"/>
                <w:rFonts w:eastAsia="Times New Roman" w:cs="Times New Roman"/>
                <w:color w:val="000000"/>
              </w:rPr>
            </w:pPr>
            <w:ins w:id="447" w:author="Kevin Babbington" w:date="2020-02-07T08:30:00Z">
              <w:del w:id="448" w:author="Angel Garcia" w:date="2020-06-16T10:30:00Z">
                <w:r w:rsidRPr="00582B5F" w:rsidDel="009914E6">
                  <w:rPr>
                    <w:rFonts w:eastAsia="Times New Roman" w:cs="Times New Roman"/>
                    <w:color w:val="000000"/>
                  </w:rPr>
                  <w:delText> </w:delText>
                </w:r>
              </w:del>
            </w:ins>
          </w:p>
        </w:tc>
        <w:tc>
          <w:tcPr>
            <w:tcW w:w="3795" w:type="dxa"/>
            <w:gridSpan w:val="3"/>
            <w:shd w:val="clear" w:color="000000" w:fill="FFFFFF"/>
            <w:tcPrChange w:id="449" w:author="Angel Garcia" w:date="2020-06-16T15:27:00Z">
              <w:tcPr>
                <w:tcW w:w="1594" w:type="dxa"/>
                <w:gridSpan w:val="3"/>
                <w:shd w:val="clear" w:color="000000" w:fill="FFFFFF"/>
              </w:tcPr>
            </w:tcPrChange>
          </w:tcPr>
          <w:p w14:paraId="1911538B" w14:textId="77777777" w:rsidR="00C11397" w:rsidRPr="00582B5F" w:rsidDel="009914E6" w:rsidRDefault="00C11397">
            <w:pPr>
              <w:rPr>
                <w:ins w:id="450" w:author="Angel Garcia" w:date="2020-06-16T15:16:00Z"/>
                <w:rFonts w:eastAsia="Times New Roman" w:cs="Times New Roman"/>
                <w:color w:val="000000"/>
              </w:rPr>
            </w:pPr>
          </w:p>
        </w:tc>
      </w:tr>
      <w:tr w:rsidR="00C11397" w:rsidRPr="00582B5F" w:rsidDel="009914E6" w14:paraId="0D7F9B3F" w14:textId="77777777" w:rsidTr="00CA6B7A">
        <w:tblPrEx>
          <w:tblCellMar>
            <w:left w:w="108" w:type="dxa"/>
            <w:right w:w="108" w:type="dxa"/>
          </w:tblCellMar>
          <w:tblPrExChange w:id="451" w:author="Angel Garcia" w:date="2020-06-16T15:27:00Z">
            <w:tblPrEx>
              <w:tblCellMar>
                <w:left w:w="108" w:type="dxa"/>
                <w:right w:w="108" w:type="dxa"/>
              </w:tblCellMar>
            </w:tblPrEx>
          </w:tblPrExChange>
        </w:tblPrEx>
        <w:trPr>
          <w:gridAfter w:val="2"/>
          <w:trHeight w:val="835"/>
          <w:ins w:id="452" w:author="Kevin Babbington" w:date="2020-02-07T08:30:00Z"/>
          <w:del w:id="453" w:author="Angel Garcia" w:date="2020-06-16T10:30:00Z"/>
          <w:trPrChange w:id="454" w:author="Angel Garcia" w:date="2020-06-16T15:27:00Z">
            <w:trPr>
              <w:gridAfter w:val="2"/>
              <w:trHeight w:val="761"/>
            </w:trPr>
          </w:trPrChange>
        </w:trPr>
        <w:tc>
          <w:tcPr>
            <w:tcW w:w="3428" w:type="dxa"/>
            <w:shd w:val="clear" w:color="000000" w:fill="FFFFFF"/>
            <w:noWrap/>
            <w:vAlign w:val="bottom"/>
            <w:hideMark/>
            <w:tcPrChange w:id="455" w:author="Angel Garcia" w:date="2020-06-16T15:27:00Z">
              <w:tcPr>
                <w:tcW w:w="1440" w:type="dxa"/>
                <w:shd w:val="clear" w:color="000000" w:fill="FFFFFF"/>
                <w:noWrap/>
                <w:vAlign w:val="bottom"/>
                <w:hideMark/>
              </w:tcPr>
            </w:tcPrChange>
          </w:tcPr>
          <w:p w14:paraId="7EBCED07" w14:textId="258A1B7D" w:rsidR="00C11397" w:rsidRPr="00582B5F" w:rsidDel="009914E6" w:rsidRDefault="00C11397" w:rsidP="00582B5F">
            <w:pPr>
              <w:jc w:val="center"/>
              <w:rPr>
                <w:ins w:id="456" w:author="Kevin Babbington" w:date="2020-02-07T08:30:00Z"/>
                <w:del w:id="457" w:author="Angel Garcia" w:date="2020-06-16T10:30:00Z"/>
                <w:rFonts w:eastAsia="Times New Roman" w:cs="Times New Roman"/>
                <w:color w:val="000000"/>
              </w:rPr>
            </w:pPr>
            <w:ins w:id="458" w:author="Kevin Babbington" w:date="2020-02-07T08:30:00Z">
              <w:del w:id="459" w:author="Angel Garcia" w:date="2020-06-16T10:30:00Z">
                <w:r w:rsidRPr="00582B5F" w:rsidDel="009914E6">
                  <w:rPr>
                    <w:rFonts w:eastAsia="Times New Roman" w:cs="Times New Roman"/>
                    <w:color w:val="000000"/>
                  </w:rPr>
                  <w:delText> </w:delText>
                </w:r>
              </w:del>
            </w:ins>
          </w:p>
        </w:tc>
        <w:tc>
          <w:tcPr>
            <w:tcW w:w="3795" w:type="dxa"/>
            <w:gridSpan w:val="3"/>
            <w:shd w:val="clear" w:color="000000" w:fill="FFFFFF"/>
            <w:tcPrChange w:id="460" w:author="Angel Garcia" w:date="2020-06-16T15:27:00Z">
              <w:tcPr>
                <w:tcW w:w="1594" w:type="dxa"/>
                <w:gridSpan w:val="3"/>
                <w:shd w:val="clear" w:color="000000" w:fill="FFFFFF"/>
              </w:tcPr>
            </w:tcPrChange>
          </w:tcPr>
          <w:p w14:paraId="11D23350" w14:textId="77777777" w:rsidR="00C11397" w:rsidRPr="00582B5F" w:rsidDel="009914E6" w:rsidRDefault="00C11397">
            <w:pPr>
              <w:rPr>
                <w:ins w:id="461" w:author="Angel Garcia" w:date="2020-06-16T15:16:00Z"/>
                <w:rFonts w:eastAsia="Times New Roman" w:cs="Times New Roman"/>
                <w:color w:val="000000"/>
              </w:rPr>
            </w:pPr>
          </w:p>
        </w:tc>
      </w:tr>
      <w:tr w:rsidR="00C11397" w:rsidRPr="00582B5F" w:rsidDel="009914E6" w14:paraId="737377DB" w14:textId="77777777" w:rsidTr="00CA6B7A">
        <w:tblPrEx>
          <w:tblCellMar>
            <w:left w:w="108" w:type="dxa"/>
            <w:right w:w="108" w:type="dxa"/>
          </w:tblCellMar>
          <w:tblPrExChange w:id="462" w:author="Angel Garcia" w:date="2020-06-16T15:27:00Z">
            <w:tblPrEx>
              <w:tblCellMar>
                <w:left w:w="108" w:type="dxa"/>
                <w:right w:w="108" w:type="dxa"/>
              </w:tblCellMar>
            </w:tblPrEx>
          </w:tblPrExChange>
        </w:tblPrEx>
        <w:trPr>
          <w:gridAfter w:val="2"/>
          <w:trHeight w:val="835"/>
          <w:ins w:id="463" w:author="Kevin Babbington" w:date="2020-02-07T08:30:00Z"/>
          <w:del w:id="464" w:author="Angel Garcia" w:date="2020-06-16T10:30:00Z"/>
          <w:trPrChange w:id="465" w:author="Angel Garcia" w:date="2020-06-16T15:27:00Z">
            <w:trPr>
              <w:gridAfter w:val="2"/>
              <w:trHeight w:val="761"/>
            </w:trPr>
          </w:trPrChange>
        </w:trPr>
        <w:tc>
          <w:tcPr>
            <w:tcW w:w="3428" w:type="dxa"/>
            <w:shd w:val="clear" w:color="000000" w:fill="FFFFFF"/>
            <w:noWrap/>
            <w:vAlign w:val="bottom"/>
            <w:hideMark/>
            <w:tcPrChange w:id="466" w:author="Angel Garcia" w:date="2020-06-16T15:27:00Z">
              <w:tcPr>
                <w:tcW w:w="1440" w:type="dxa"/>
                <w:shd w:val="clear" w:color="000000" w:fill="FFFFFF"/>
                <w:noWrap/>
                <w:vAlign w:val="bottom"/>
                <w:hideMark/>
              </w:tcPr>
            </w:tcPrChange>
          </w:tcPr>
          <w:p w14:paraId="70F00D96" w14:textId="03978ED6" w:rsidR="00C11397" w:rsidRPr="00582B5F" w:rsidDel="009914E6" w:rsidRDefault="00C11397" w:rsidP="00582B5F">
            <w:pPr>
              <w:jc w:val="center"/>
              <w:rPr>
                <w:ins w:id="467" w:author="Kevin Babbington" w:date="2020-02-07T08:30:00Z"/>
                <w:del w:id="468" w:author="Angel Garcia" w:date="2020-06-16T10:30:00Z"/>
                <w:rFonts w:eastAsia="Times New Roman" w:cs="Times New Roman"/>
                <w:color w:val="000000"/>
              </w:rPr>
            </w:pPr>
            <w:ins w:id="469" w:author="Kevin Babbington" w:date="2020-02-07T08:30:00Z">
              <w:del w:id="470" w:author="Angel Garcia" w:date="2020-06-16T10:30:00Z">
                <w:r w:rsidRPr="00582B5F" w:rsidDel="009914E6">
                  <w:rPr>
                    <w:rFonts w:eastAsia="Times New Roman" w:cs="Times New Roman"/>
                    <w:color w:val="000000"/>
                  </w:rPr>
                  <w:delText> </w:delText>
                </w:r>
              </w:del>
            </w:ins>
          </w:p>
        </w:tc>
        <w:tc>
          <w:tcPr>
            <w:tcW w:w="3795" w:type="dxa"/>
            <w:gridSpan w:val="3"/>
            <w:shd w:val="clear" w:color="000000" w:fill="FFFFFF"/>
            <w:tcPrChange w:id="471" w:author="Angel Garcia" w:date="2020-06-16T15:27:00Z">
              <w:tcPr>
                <w:tcW w:w="1594" w:type="dxa"/>
                <w:gridSpan w:val="3"/>
                <w:shd w:val="clear" w:color="000000" w:fill="FFFFFF"/>
              </w:tcPr>
            </w:tcPrChange>
          </w:tcPr>
          <w:p w14:paraId="5579699D" w14:textId="77777777" w:rsidR="00C11397" w:rsidRPr="00582B5F" w:rsidDel="009914E6" w:rsidRDefault="00C11397">
            <w:pPr>
              <w:rPr>
                <w:ins w:id="472" w:author="Angel Garcia" w:date="2020-06-16T15:16:00Z"/>
                <w:rFonts w:eastAsia="Times New Roman" w:cs="Times New Roman"/>
                <w:color w:val="000000"/>
              </w:rPr>
            </w:pPr>
          </w:p>
        </w:tc>
      </w:tr>
      <w:tr w:rsidR="00C11397" w:rsidRPr="00582B5F" w:rsidDel="009914E6" w14:paraId="2FCA00B3" w14:textId="77777777" w:rsidTr="00CA6B7A">
        <w:tblPrEx>
          <w:tblCellMar>
            <w:left w:w="108" w:type="dxa"/>
            <w:right w:w="108" w:type="dxa"/>
          </w:tblCellMar>
          <w:tblPrExChange w:id="473" w:author="Angel Garcia" w:date="2020-06-16T15:27:00Z">
            <w:tblPrEx>
              <w:tblCellMar>
                <w:left w:w="108" w:type="dxa"/>
                <w:right w:w="108" w:type="dxa"/>
              </w:tblCellMar>
            </w:tblPrEx>
          </w:tblPrExChange>
        </w:tblPrEx>
        <w:trPr>
          <w:gridAfter w:val="2"/>
          <w:trHeight w:val="835"/>
          <w:ins w:id="474" w:author="Kevin Babbington" w:date="2020-02-07T08:30:00Z"/>
          <w:del w:id="475" w:author="Angel Garcia" w:date="2020-06-16T10:30:00Z"/>
          <w:trPrChange w:id="476" w:author="Angel Garcia" w:date="2020-06-16T15:27:00Z">
            <w:trPr>
              <w:gridAfter w:val="2"/>
              <w:trHeight w:val="761"/>
            </w:trPr>
          </w:trPrChange>
        </w:trPr>
        <w:tc>
          <w:tcPr>
            <w:tcW w:w="3428" w:type="dxa"/>
            <w:shd w:val="clear" w:color="000000" w:fill="FFFFFF"/>
            <w:noWrap/>
            <w:vAlign w:val="bottom"/>
            <w:hideMark/>
            <w:tcPrChange w:id="477" w:author="Angel Garcia" w:date="2020-06-16T15:27:00Z">
              <w:tcPr>
                <w:tcW w:w="1440" w:type="dxa"/>
                <w:shd w:val="clear" w:color="000000" w:fill="FFFFFF"/>
                <w:noWrap/>
                <w:vAlign w:val="bottom"/>
                <w:hideMark/>
              </w:tcPr>
            </w:tcPrChange>
          </w:tcPr>
          <w:p w14:paraId="16EAC5E4" w14:textId="4048F963" w:rsidR="00C11397" w:rsidRPr="00582B5F" w:rsidDel="009914E6" w:rsidRDefault="00C11397" w:rsidP="00582B5F">
            <w:pPr>
              <w:jc w:val="center"/>
              <w:rPr>
                <w:ins w:id="478" w:author="Kevin Babbington" w:date="2020-02-07T08:30:00Z"/>
                <w:del w:id="479" w:author="Angel Garcia" w:date="2020-06-16T10:30:00Z"/>
                <w:rFonts w:eastAsia="Times New Roman" w:cs="Times New Roman"/>
                <w:color w:val="000000"/>
              </w:rPr>
            </w:pPr>
            <w:ins w:id="480" w:author="Kevin Babbington" w:date="2020-02-07T08:30:00Z">
              <w:del w:id="481" w:author="Angel Garcia" w:date="2020-06-16T10:30:00Z">
                <w:r w:rsidRPr="00582B5F" w:rsidDel="009914E6">
                  <w:rPr>
                    <w:rFonts w:eastAsia="Times New Roman" w:cs="Times New Roman"/>
                    <w:color w:val="000000"/>
                  </w:rPr>
                  <w:delText> </w:delText>
                </w:r>
              </w:del>
            </w:ins>
          </w:p>
        </w:tc>
        <w:tc>
          <w:tcPr>
            <w:tcW w:w="3795" w:type="dxa"/>
            <w:gridSpan w:val="3"/>
            <w:shd w:val="clear" w:color="000000" w:fill="FFFFFF"/>
            <w:tcPrChange w:id="482" w:author="Angel Garcia" w:date="2020-06-16T15:27:00Z">
              <w:tcPr>
                <w:tcW w:w="1594" w:type="dxa"/>
                <w:gridSpan w:val="3"/>
                <w:shd w:val="clear" w:color="000000" w:fill="FFFFFF"/>
              </w:tcPr>
            </w:tcPrChange>
          </w:tcPr>
          <w:p w14:paraId="51CC452D" w14:textId="77777777" w:rsidR="00C11397" w:rsidRPr="00582B5F" w:rsidDel="009914E6" w:rsidRDefault="00C11397">
            <w:pPr>
              <w:rPr>
                <w:ins w:id="483" w:author="Angel Garcia" w:date="2020-06-16T15:16:00Z"/>
                <w:rFonts w:eastAsia="Times New Roman" w:cs="Times New Roman"/>
                <w:color w:val="000000"/>
              </w:rPr>
            </w:pPr>
          </w:p>
        </w:tc>
      </w:tr>
      <w:tr w:rsidR="00C11397" w:rsidRPr="00582B5F" w:rsidDel="009914E6" w14:paraId="73899B7B" w14:textId="77777777" w:rsidTr="00CA6B7A">
        <w:tblPrEx>
          <w:tblCellMar>
            <w:left w:w="108" w:type="dxa"/>
            <w:right w:w="108" w:type="dxa"/>
          </w:tblCellMar>
          <w:tblPrExChange w:id="484" w:author="Angel Garcia" w:date="2020-06-16T15:27:00Z">
            <w:tblPrEx>
              <w:tblCellMar>
                <w:left w:w="108" w:type="dxa"/>
                <w:right w:w="108" w:type="dxa"/>
              </w:tblCellMar>
            </w:tblPrEx>
          </w:tblPrExChange>
        </w:tblPrEx>
        <w:trPr>
          <w:gridAfter w:val="2"/>
          <w:trHeight w:val="835"/>
          <w:ins w:id="485" w:author="Kevin Babbington" w:date="2020-02-07T08:30:00Z"/>
          <w:del w:id="486" w:author="Angel Garcia" w:date="2020-06-16T10:30:00Z"/>
          <w:trPrChange w:id="487" w:author="Angel Garcia" w:date="2020-06-16T15:27:00Z">
            <w:trPr>
              <w:gridAfter w:val="2"/>
              <w:trHeight w:val="761"/>
            </w:trPr>
          </w:trPrChange>
        </w:trPr>
        <w:tc>
          <w:tcPr>
            <w:tcW w:w="3428" w:type="dxa"/>
            <w:shd w:val="clear" w:color="000000" w:fill="FFFFFF"/>
            <w:noWrap/>
            <w:vAlign w:val="bottom"/>
            <w:hideMark/>
            <w:tcPrChange w:id="488" w:author="Angel Garcia" w:date="2020-06-16T15:27:00Z">
              <w:tcPr>
                <w:tcW w:w="1440" w:type="dxa"/>
                <w:shd w:val="clear" w:color="000000" w:fill="FFFFFF"/>
                <w:noWrap/>
                <w:vAlign w:val="bottom"/>
                <w:hideMark/>
              </w:tcPr>
            </w:tcPrChange>
          </w:tcPr>
          <w:p w14:paraId="663FA498" w14:textId="6A507F4D" w:rsidR="00C11397" w:rsidRPr="00582B5F" w:rsidDel="009914E6" w:rsidRDefault="00C11397" w:rsidP="00582B5F">
            <w:pPr>
              <w:jc w:val="center"/>
              <w:rPr>
                <w:ins w:id="489" w:author="Kevin Babbington" w:date="2020-02-07T08:30:00Z"/>
                <w:del w:id="490" w:author="Angel Garcia" w:date="2020-06-16T10:30:00Z"/>
                <w:rFonts w:eastAsia="Times New Roman" w:cs="Times New Roman"/>
                <w:color w:val="000000"/>
              </w:rPr>
            </w:pPr>
            <w:ins w:id="491" w:author="Kevin Babbington" w:date="2020-02-07T08:30:00Z">
              <w:del w:id="492" w:author="Angel Garcia" w:date="2020-06-16T10:30:00Z">
                <w:r w:rsidRPr="00582B5F" w:rsidDel="009914E6">
                  <w:rPr>
                    <w:rFonts w:eastAsia="Times New Roman" w:cs="Times New Roman"/>
                    <w:color w:val="000000"/>
                  </w:rPr>
                  <w:delText> </w:delText>
                </w:r>
              </w:del>
            </w:ins>
          </w:p>
        </w:tc>
        <w:tc>
          <w:tcPr>
            <w:tcW w:w="3795" w:type="dxa"/>
            <w:gridSpan w:val="3"/>
            <w:shd w:val="clear" w:color="000000" w:fill="FFFFFF"/>
            <w:tcPrChange w:id="493" w:author="Angel Garcia" w:date="2020-06-16T15:27:00Z">
              <w:tcPr>
                <w:tcW w:w="1594" w:type="dxa"/>
                <w:gridSpan w:val="3"/>
                <w:shd w:val="clear" w:color="000000" w:fill="FFFFFF"/>
              </w:tcPr>
            </w:tcPrChange>
          </w:tcPr>
          <w:p w14:paraId="2138B041" w14:textId="77777777" w:rsidR="00C11397" w:rsidRPr="00582B5F" w:rsidDel="009914E6" w:rsidRDefault="00C11397">
            <w:pPr>
              <w:rPr>
                <w:ins w:id="494" w:author="Angel Garcia" w:date="2020-06-16T15:16:00Z"/>
                <w:rFonts w:eastAsia="Times New Roman" w:cs="Times New Roman"/>
                <w:color w:val="000000"/>
              </w:rPr>
            </w:pPr>
          </w:p>
        </w:tc>
      </w:tr>
      <w:tr w:rsidR="00C11397" w:rsidRPr="00582B5F" w:rsidDel="009914E6" w14:paraId="011EB054" w14:textId="77777777" w:rsidTr="00CA6B7A">
        <w:tblPrEx>
          <w:tblCellMar>
            <w:left w:w="108" w:type="dxa"/>
            <w:right w:w="108" w:type="dxa"/>
          </w:tblCellMar>
          <w:tblPrExChange w:id="495" w:author="Angel Garcia" w:date="2020-06-16T15:27:00Z">
            <w:tblPrEx>
              <w:tblCellMar>
                <w:left w:w="108" w:type="dxa"/>
                <w:right w:w="108" w:type="dxa"/>
              </w:tblCellMar>
            </w:tblPrEx>
          </w:tblPrExChange>
        </w:tblPrEx>
        <w:trPr>
          <w:gridAfter w:val="2"/>
          <w:trHeight w:val="835"/>
          <w:ins w:id="496" w:author="Kevin Babbington" w:date="2020-02-07T08:30:00Z"/>
          <w:del w:id="497" w:author="Angel Garcia" w:date="2020-06-16T10:30:00Z"/>
          <w:trPrChange w:id="498" w:author="Angel Garcia" w:date="2020-06-16T15:27:00Z">
            <w:trPr>
              <w:gridAfter w:val="2"/>
              <w:trHeight w:val="761"/>
            </w:trPr>
          </w:trPrChange>
        </w:trPr>
        <w:tc>
          <w:tcPr>
            <w:tcW w:w="3428" w:type="dxa"/>
            <w:shd w:val="clear" w:color="000000" w:fill="FFFFFF"/>
            <w:noWrap/>
            <w:vAlign w:val="bottom"/>
            <w:hideMark/>
            <w:tcPrChange w:id="499" w:author="Angel Garcia" w:date="2020-06-16T15:27:00Z">
              <w:tcPr>
                <w:tcW w:w="1440" w:type="dxa"/>
                <w:shd w:val="clear" w:color="000000" w:fill="FFFFFF"/>
                <w:noWrap/>
                <w:vAlign w:val="bottom"/>
                <w:hideMark/>
              </w:tcPr>
            </w:tcPrChange>
          </w:tcPr>
          <w:p w14:paraId="53A799B0" w14:textId="6A587297" w:rsidR="00C11397" w:rsidRPr="00582B5F" w:rsidDel="009914E6" w:rsidRDefault="00C11397" w:rsidP="00582B5F">
            <w:pPr>
              <w:jc w:val="center"/>
              <w:rPr>
                <w:ins w:id="500" w:author="Kevin Babbington" w:date="2020-02-07T08:30:00Z"/>
                <w:del w:id="501" w:author="Angel Garcia" w:date="2020-06-16T10:30:00Z"/>
                <w:rFonts w:eastAsia="Times New Roman" w:cs="Times New Roman"/>
                <w:color w:val="000000"/>
              </w:rPr>
            </w:pPr>
            <w:ins w:id="502" w:author="Kevin Babbington" w:date="2020-02-07T08:30:00Z">
              <w:del w:id="503" w:author="Angel Garcia" w:date="2020-06-16T10:30:00Z">
                <w:r w:rsidRPr="00582B5F" w:rsidDel="009914E6">
                  <w:rPr>
                    <w:rFonts w:eastAsia="Times New Roman" w:cs="Times New Roman"/>
                    <w:color w:val="000000"/>
                  </w:rPr>
                  <w:delText> </w:delText>
                </w:r>
              </w:del>
            </w:ins>
          </w:p>
        </w:tc>
        <w:tc>
          <w:tcPr>
            <w:tcW w:w="3795" w:type="dxa"/>
            <w:gridSpan w:val="3"/>
            <w:shd w:val="clear" w:color="000000" w:fill="FFFFFF"/>
            <w:tcPrChange w:id="504" w:author="Angel Garcia" w:date="2020-06-16T15:27:00Z">
              <w:tcPr>
                <w:tcW w:w="1594" w:type="dxa"/>
                <w:gridSpan w:val="3"/>
                <w:shd w:val="clear" w:color="000000" w:fill="FFFFFF"/>
              </w:tcPr>
            </w:tcPrChange>
          </w:tcPr>
          <w:p w14:paraId="4455E106" w14:textId="77777777" w:rsidR="00C11397" w:rsidRPr="00582B5F" w:rsidDel="009914E6" w:rsidRDefault="00C11397">
            <w:pPr>
              <w:rPr>
                <w:ins w:id="505" w:author="Angel Garcia" w:date="2020-06-16T15:16:00Z"/>
                <w:rFonts w:eastAsia="Times New Roman" w:cs="Times New Roman"/>
                <w:color w:val="000000"/>
              </w:rPr>
            </w:pPr>
          </w:p>
        </w:tc>
      </w:tr>
      <w:tr w:rsidR="00C11397" w:rsidRPr="00582B5F" w:rsidDel="009914E6" w14:paraId="115F36B3" w14:textId="77777777" w:rsidTr="00CA6B7A">
        <w:tblPrEx>
          <w:tblCellMar>
            <w:left w:w="108" w:type="dxa"/>
            <w:right w:w="108" w:type="dxa"/>
          </w:tblCellMar>
          <w:tblPrExChange w:id="506" w:author="Angel Garcia" w:date="2020-06-16T15:27:00Z">
            <w:tblPrEx>
              <w:tblCellMar>
                <w:left w:w="108" w:type="dxa"/>
                <w:right w:w="108" w:type="dxa"/>
              </w:tblCellMar>
            </w:tblPrEx>
          </w:tblPrExChange>
        </w:tblPrEx>
        <w:trPr>
          <w:gridAfter w:val="2"/>
          <w:trHeight w:val="835"/>
          <w:ins w:id="507" w:author="Kevin Babbington" w:date="2020-02-07T08:30:00Z"/>
          <w:del w:id="508" w:author="Angel Garcia" w:date="2020-06-16T10:30:00Z"/>
          <w:trPrChange w:id="509" w:author="Angel Garcia" w:date="2020-06-16T15:27:00Z">
            <w:trPr>
              <w:gridAfter w:val="2"/>
              <w:trHeight w:val="761"/>
            </w:trPr>
          </w:trPrChange>
        </w:trPr>
        <w:tc>
          <w:tcPr>
            <w:tcW w:w="3428" w:type="dxa"/>
            <w:shd w:val="clear" w:color="000000" w:fill="FFFFFF"/>
            <w:noWrap/>
            <w:vAlign w:val="bottom"/>
            <w:hideMark/>
            <w:tcPrChange w:id="510" w:author="Angel Garcia" w:date="2020-06-16T15:27:00Z">
              <w:tcPr>
                <w:tcW w:w="1440" w:type="dxa"/>
                <w:shd w:val="clear" w:color="000000" w:fill="FFFFFF"/>
                <w:noWrap/>
                <w:vAlign w:val="bottom"/>
                <w:hideMark/>
              </w:tcPr>
            </w:tcPrChange>
          </w:tcPr>
          <w:p w14:paraId="7B768EF4" w14:textId="363C7F8E" w:rsidR="00C11397" w:rsidRPr="00582B5F" w:rsidDel="009914E6" w:rsidRDefault="00C11397" w:rsidP="00582B5F">
            <w:pPr>
              <w:jc w:val="center"/>
              <w:rPr>
                <w:ins w:id="511" w:author="Kevin Babbington" w:date="2020-02-07T08:30:00Z"/>
                <w:del w:id="512" w:author="Angel Garcia" w:date="2020-06-16T10:30:00Z"/>
                <w:rFonts w:eastAsia="Times New Roman" w:cs="Times New Roman"/>
                <w:color w:val="000000"/>
              </w:rPr>
            </w:pPr>
            <w:ins w:id="513" w:author="Kevin Babbington" w:date="2020-02-07T08:30:00Z">
              <w:del w:id="514" w:author="Angel Garcia" w:date="2020-06-16T10:30:00Z">
                <w:r w:rsidRPr="00582B5F" w:rsidDel="009914E6">
                  <w:rPr>
                    <w:rFonts w:eastAsia="Times New Roman" w:cs="Times New Roman"/>
                    <w:color w:val="000000"/>
                  </w:rPr>
                  <w:delText> </w:delText>
                </w:r>
              </w:del>
            </w:ins>
          </w:p>
        </w:tc>
        <w:tc>
          <w:tcPr>
            <w:tcW w:w="3795" w:type="dxa"/>
            <w:gridSpan w:val="3"/>
            <w:shd w:val="clear" w:color="000000" w:fill="FFFFFF"/>
            <w:tcPrChange w:id="515" w:author="Angel Garcia" w:date="2020-06-16T15:27:00Z">
              <w:tcPr>
                <w:tcW w:w="1594" w:type="dxa"/>
                <w:gridSpan w:val="3"/>
                <w:shd w:val="clear" w:color="000000" w:fill="FFFFFF"/>
              </w:tcPr>
            </w:tcPrChange>
          </w:tcPr>
          <w:p w14:paraId="14BAFEC8" w14:textId="77777777" w:rsidR="00C11397" w:rsidRPr="00582B5F" w:rsidDel="009914E6" w:rsidRDefault="00C11397">
            <w:pPr>
              <w:rPr>
                <w:ins w:id="516" w:author="Angel Garcia" w:date="2020-06-16T15:16:00Z"/>
                <w:rFonts w:eastAsia="Times New Roman" w:cs="Times New Roman"/>
                <w:color w:val="000000"/>
              </w:rPr>
            </w:pPr>
          </w:p>
        </w:tc>
      </w:tr>
      <w:tr w:rsidR="00C11397" w:rsidRPr="00582B5F" w:rsidDel="009914E6" w14:paraId="0CC21CA4" w14:textId="77777777" w:rsidTr="00CA6B7A">
        <w:tblPrEx>
          <w:tblCellMar>
            <w:left w:w="108" w:type="dxa"/>
            <w:right w:w="108" w:type="dxa"/>
          </w:tblCellMar>
          <w:tblPrExChange w:id="517" w:author="Angel Garcia" w:date="2020-06-16T15:27:00Z">
            <w:tblPrEx>
              <w:tblCellMar>
                <w:left w:w="108" w:type="dxa"/>
                <w:right w:w="108" w:type="dxa"/>
              </w:tblCellMar>
            </w:tblPrEx>
          </w:tblPrExChange>
        </w:tblPrEx>
        <w:trPr>
          <w:gridAfter w:val="2"/>
          <w:trHeight w:val="835"/>
          <w:ins w:id="518" w:author="Kevin Babbington" w:date="2020-02-07T08:30:00Z"/>
          <w:del w:id="519" w:author="Angel Garcia" w:date="2020-06-16T10:30:00Z"/>
          <w:trPrChange w:id="520" w:author="Angel Garcia" w:date="2020-06-16T15:27:00Z">
            <w:trPr>
              <w:gridAfter w:val="2"/>
              <w:trHeight w:val="761"/>
            </w:trPr>
          </w:trPrChange>
        </w:trPr>
        <w:tc>
          <w:tcPr>
            <w:tcW w:w="3428" w:type="dxa"/>
            <w:shd w:val="clear" w:color="000000" w:fill="FFFFFF"/>
            <w:noWrap/>
            <w:vAlign w:val="bottom"/>
            <w:hideMark/>
            <w:tcPrChange w:id="521" w:author="Angel Garcia" w:date="2020-06-16T15:27:00Z">
              <w:tcPr>
                <w:tcW w:w="1440" w:type="dxa"/>
                <w:shd w:val="clear" w:color="000000" w:fill="FFFFFF"/>
                <w:noWrap/>
                <w:vAlign w:val="bottom"/>
                <w:hideMark/>
              </w:tcPr>
            </w:tcPrChange>
          </w:tcPr>
          <w:p w14:paraId="7D23D464" w14:textId="08F15EEF" w:rsidR="00C11397" w:rsidRPr="00582B5F" w:rsidDel="009914E6" w:rsidRDefault="00C11397" w:rsidP="00582B5F">
            <w:pPr>
              <w:jc w:val="center"/>
              <w:rPr>
                <w:ins w:id="522" w:author="Kevin Babbington" w:date="2020-02-07T08:30:00Z"/>
                <w:del w:id="523" w:author="Angel Garcia" w:date="2020-06-16T10:30:00Z"/>
                <w:rFonts w:eastAsia="Times New Roman" w:cs="Times New Roman"/>
                <w:color w:val="000000"/>
              </w:rPr>
            </w:pPr>
            <w:ins w:id="524" w:author="Kevin Babbington" w:date="2020-02-07T08:30:00Z">
              <w:del w:id="525" w:author="Angel Garcia" w:date="2020-06-16T10:30:00Z">
                <w:r w:rsidRPr="00582B5F" w:rsidDel="009914E6">
                  <w:rPr>
                    <w:rFonts w:eastAsia="Times New Roman" w:cs="Times New Roman"/>
                    <w:color w:val="000000"/>
                  </w:rPr>
                  <w:delText> </w:delText>
                </w:r>
              </w:del>
            </w:ins>
          </w:p>
        </w:tc>
        <w:tc>
          <w:tcPr>
            <w:tcW w:w="3795" w:type="dxa"/>
            <w:gridSpan w:val="3"/>
            <w:shd w:val="clear" w:color="000000" w:fill="FFFFFF"/>
            <w:tcPrChange w:id="526" w:author="Angel Garcia" w:date="2020-06-16T15:27:00Z">
              <w:tcPr>
                <w:tcW w:w="1594" w:type="dxa"/>
                <w:gridSpan w:val="3"/>
                <w:shd w:val="clear" w:color="000000" w:fill="FFFFFF"/>
              </w:tcPr>
            </w:tcPrChange>
          </w:tcPr>
          <w:p w14:paraId="03E49B80" w14:textId="77777777" w:rsidR="00C11397" w:rsidRPr="00582B5F" w:rsidDel="009914E6" w:rsidRDefault="00C11397">
            <w:pPr>
              <w:rPr>
                <w:ins w:id="527" w:author="Angel Garcia" w:date="2020-06-16T15:16:00Z"/>
                <w:rFonts w:eastAsia="Times New Roman" w:cs="Times New Roman"/>
                <w:color w:val="000000"/>
              </w:rPr>
            </w:pPr>
          </w:p>
        </w:tc>
      </w:tr>
      <w:tr w:rsidR="00C11397" w:rsidRPr="00582B5F" w:rsidDel="009914E6" w14:paraId="0DD1739F" w14:textId="77777777" w:rsidTr="00CA6B7A">
        <w:tblPrEx>
          <w:tblCellMar>
            <w:left w:w="108" w:type="dxa"/>
            <w:right w:w="108" w:type="dxa"/>
          </w:tblCellMar>
          <w:tblPrExChange w:id="528" w:author="Angel Garcia" w:date="2020-06-16T15:27:00Z">
            <w:tblPrEx>
              <w:tblCellMar>
                <w:left w:w="108" w:type="dxa"/>
                <w:right w:w="108" w:type="dxa"/>
              </w:tblCellMar>
            </w:tblPrEx>
          </w:tblPrExChange>
        </w:tblPrEx>
        <w:trPr>
          <w:gridAfter w:val="2"/>
          <w:trHeight w:val="835"/>
          <w:ins w:id="529" w:author="Kevin Babbington" w:date="2020-02-07T08:30:00Z"/>
          <w:del w:id="530" w:author="Angel Garcia" w:date="2020-06-16T10:30:00Z"/>
          <w:trPrChange w:id="531" w:author="Angel Garcia" w:date="2020-06-16T15:27:00Z">
            <w:trPr>
              <w:gridAfter w:val="2"/>
              <w:trHeight w:val="761"/>
            </w:trPr>
          </w:trPrChange>
        </w:trPr>
        <w:tc>
          <w:tcPr>
            <w:tcW w:w="3428" w:type="dxa"/>
            <w:shd w:val="clear" w:color="000000" w:fill="FFFFFF"/>
            <w:noWrap/>
            <w:vAlign w:val="bottom"/>
            <w:hideMark/>
            <w:tcPrChange w:id="532" w:author="Angel Garcia" w:date="2020-06-16T15:27:00Z">
              <w:tcPr>
                <w:tcW w:w="1440" w:type="dxa"/>
                <w:shd w:val="clear" w:color="000000" w:fill="FFFFFF"/>
                <w:noWrap/>
                <w:vAlign w:val="bottom"/>
                <w:hideMark/>
              </w:tcPr>
            </w:tcPrChange>
          </w:tcPr>
          <w:p w14:paraId="5258E423" w14:textId="7A9C74B6" w:rsidR="00C11397" w:rsidRPr="00582B5F" w:rsidDel="009914E6" w:rsidRDefault="00C11397" w:rsidP="00582B5F">
            <w:pPr>
              <w:jc w:val="center"/>
              <w:rPr>
                <w:ins w:id="533" w:author="Kevin Babbington" w:date="2020-02-07T08:30:00Z"/>
                <w:del w:id="534" w:author="Angel Garcia" w:date="2020-06-16T10:30:00Z"/>
                <w:rFonts w:eastAsia="Times New Roman" w:cs="Times New Roman"/>
                <w:color w:val="000000"/>
              </w:rPr>
            </w:pPr>
            <w:ins w:id="535" w:author="Kevin Babbington" w:date="2020-02-07T08:30:00Z">
              <w:del w:id="536" w:author="Angel Garcia" w:date="2020-06-16T10:30:00Z">
                <w:r w:rsidRPr="00582B5F" w:rsidDel="009914E6">
                  <w:rPr>
                    <w:rFonts w:eastAsia="Times New Roman" w:cs="Times New Roman"/>
                    <w:color w:val="000000"/>
                  </w:rPr>
                  <w:delText> </w:delText>
                </w:r>
              </w:del>
            </w:ins>
          </w:p>
        </w:tc>
        <w:tc>
          <w:tcPr>
            <w:tcW w:w="3795" w:type="dxa"/>
            <w:gridSpan w:val="3"/>
            <w:shd w:val="clear" w:color="000000" w:fill="FFFFFF"/>
            <w:tcPrChange w:id="537" w:author="Angel Garcia" w:date="2020-06-16T15:27:00Z">
              <w:tcPr>
                <w:tcW w:w="1594" w:type="dxa"/>
                <w:gridSpan w:val="3"/>
                <w:shd w:val="clear" w:color="000000" w:fill="FFFFFF"/>
              </w:tcPr>
            </w:tcPrChange>
          </w:tcPr>
          <w:p w14:paraId="7D6693D5" w14:textId="77777777" w:rsidR="00C11397" w:rsidRPr="00582B5F" w:rsidDel="009914E6" w:rsidRDefault="00C11397">
            <w:pPr>
              <w:rPr>
                <w:ins w:id="538" w:author="Angel Garcia" w:date="2020-06-16T15:16:00Z"/>
                <w:rFonts w:eastAsia="Times New Roman" w:cs="Times New Roman"/>
                <w:color w:val="000000"/>
              </w:rPr>
            </w:pPr>
          </w:p>
        </w:tc>
      </w:tr>
    </w:tbl>
    <w:p w14:paraId="3FE16DE5" w14:textId="2AAB8172" w:rsidR="00A079E1" w:rsidRDefault="000123E9" w:rsidP="00584345">
      <w:pPr>
        <w:pStyle w:val="Heading1"/>
        <w:rPr>
          <w:lang w:val="en-GB"/>
        </w:rPr>
      </w:pPr>
      <w:del w:id="539" w:author="Kevin Babbington" w:date="2020-02-07T08:39:00Z">
        <w:r w:rsidDel="00D550FC">
          <w:rPr>
            <w:lang w:val="en-GB"/>
          </w:rPr>
          <w:br/>
        </w:r>
      </w:del>
      <w:bookmarkStart w:id="540" w:name="_Toc16743296"/>
      <w:r w:rsidR="00A079E1">
        <w:rPr>
          <w:lang w:val="en-GB"/>
        </w:rPr>
        <w:t>Disa</w:t>
      </w:r>
      <w:r w:rsidR="007E47A2">
        <w:rPr>
          <w:lang w:val="en-GB"/>
        </w:rPr>
        <w:t>ster Recovery Plan</w:t>
      </w:r>
      <w:bookmarkEnd w:id="540"/>
      <w:r w:rsidR="005D21EC">
        <w:rPr>
          <w:lang w:val="en-GB"/>
        </w:rPr>
        <w:t xml:space="preserve"> </w:t>
      </w:r>
    </w:p>
    <w:p w14:paraId="2398A478" w14:textId="31EA62EA" w:rsidR="00396C26" w:rsidRDefault="00396C26" w:rsidP="00396C26">
      <w:pPr>
        <w:rPr>
          <w:lang w:val="en-GB"/>
        </w:rPr>
      </w:pPr>
    </w:p>
    <w:p w14:paraId="07E18440" w14:textId="3D8025F6" w:rsidR="00396C26" w:rsidRPr="00584345" w:rsidRDefault="00396C26">
      <w:pPr>
        <w:pStyle w:val="Heading2"/>
        <w:rPr>
          <w:color w:val="243F60" w:themeColor="accent1" w:themeShade="7F"/>
          <w:sz w:val="24"/>
          <w:szCs w:val="24"/>
          <w:lang w:val="en-GB"/>
        </w:rPr>
      </w:pPr>
      <w:bookmarkStart w:id="541" w:name="_Failover"/>
      <w:bookmarkStart w:id="542" w:name="_Toc16743297"/>
      <w:bookmarkEnd w:id="541"/>
      <w:r>
        <w:rPr>
          <w:lang w:val="en-GB"/>
        </w:rPr>
        <w:lastRenderedPageBreak/>
        <w:t>Failover</w:t>
      </w:r>
      <w:bookmarkEnd w:id="542"/>
    </w:p>
    <w:p w14:paraId="661EF838" w14:textId="4D257401" w:rsidR="00B10C98" w:rsidRDefault="00B10C98" w:rsidP="00B10C98">
      <w:pPr>
        <w:rPr>
          <w:lang w:val="en-GB"/>
        </w:rPr>
      </w:pPr>
    </w:p>
    <w:p w14:paraId="224F8B43" w14:textId="77777777" w:rsidR="00B10C98" w:rsidRDefault="00B10C98">
      <w:pPr>
        <w:pStyle w:val="Heading3"/>
        <w:rPr>
          <w:lang w:val="en-GB"/>
        </w:rPr>
      </w:pPr>
      <w:bookmarkStart w:id="543" w:name="_Toc16743298"/>
      <w:r>
        <w:rPr>
          <w:lang w:val="en-GB"/>
        </w:rPr>
        <w:t>Perquisites:</w:t>
      </w:r>
      <w:bookmarkEnd w:id="543"/>
    </w:p>
    <w:p w14:paraId="609E5338" w14:textId="77777777" w:rsidR="00B10C98" w:rsidRPr="00C91423" w:rsidRDefault="00B10C98" w:rsidP="00B10C98">
      <w:pPr>
        <w:rPr>
          <w:lang w:val="en-GB"/>
        </w:rPr>
      </w:pPr>
    </w:p>
    <w:p w14:paraId="34EB68EE" w14:textId="77777777" w:rsidR="00B10C98" w:rsidRPr="004F4940" w:rsidRDefault="00B10C98" w:rsidP="00584345">
      <w:pPr>
        <w:pStyle w:val="ListParagraph"/>
        <w:numPr>
          <w:ilvl w:val="0"/>
          <w:numId w:val="44"/>
        </w:numPr>
        <w:rPr>
          <w:lang w:val="en-GB"/>
        </w:rPr>
      </w:pPr>
      <w:r w:rsidRPr="004F4940">
        <w:rPr>
          <w:lang w:val="en-GB"/>
        </w:rPr>
        <w:t>Access to the Azure Portal and the subscription that will be used for replication</w:t>
      </w:r>
    </w:p>
    <w:p w14:paraId="46254748" w14:textId="77777777" w:rsidR="00B10C98" w:rsidRPr="004F4940" w:rsidRDefault="08E2DEFE" w:rsidP="08E2DEFE">
      <w:pPr>
        <w:pStyle w:val="ListParagraph"/>
        <w:numPr>
          <w:ilvl w:val="0"/>
          <w:numId w:val="44"/>
        </w:numPr>
        <w:rPr>
          <w:lang w:val="en-GB"/>
        </w:rPr>
      </w:pPr>
      <w:r w:rsidRPr="08E2DEFE">
        <w:rPr>
          <w:lang w:val="en-GB"/>
        </w:rPr>
        <w:t>An Azure Virtual Network (vNet) and Subnet that will be used to provide network access to servers after failover.  This vNet must be in the same region as the Recovery Service Vault</w:t>
      </w:r>
    </w:p>
    <w:p w14:paraId="1F2C6050" w14:textId="77777777" w:rsidR="00B10C98" w:rsidRPr="004F4940" w:rsidRDefault="00B10C98" w:rsidP="00584345">
      <w:pPr>
        <w:pStyle w:val="ListParagraph"/>
        <w:numPr>
          <w:ilvl w:val="0"/>
          <w:numId w:val="44"/>
        </w:numPr>
        <w:rPr>
          <w:lang w:val="en-GB"/>
        </w:rPr>
      </w:pPr>
      <w:r w:rsidRPr="004F4940">
        <w:rPr>
          <w:lang w:val="en-GB"/>
        </w:rPr>
        <w:t>A completed replication for a server stored in the Recovery Services Vault</w:t>
      </w:r>
    </w:p>
    <w:p w14:paraId="30E02747" w14:textId="77777777" w:rsidR="00B10C98" w:rsidRPr="00691F54" w:rsidRDefault="00B10C98" w:rsidP="00584345">
      <w:pPr>
        <w:rPr>
          <w:lang w:val="en-GB"/>
        </w:rPr>
      </w:pPr>
    </w:p>
    <w:p w14:paraId="011C895E" w14:textId="5E72BA1F" w:rsidR="000256F8" w:rsidRDefault="000256F8" w:rsidP="00584345">
      <w:pPr>
        <w:pStyle w:val="Heading3"/>
      </w:pPr>
      <w:bookmarkStart w:id="544" w:name="_Toc478985567"/>
      <w:bookmarkStart w:id="545" w:name="_Toc16743299"/>
      <w:r>
        <w:t>Accessing the Recovery Services Vault</w:t>
      </w:r>
      <w:bookmarkEnd w:id="544"/>
      <w:bookmarkEnd w:id="545"/>
    </w:p>
    <w:p w14:paraId="725B257A" w14:textId="77777777" w:rsidR="004F4940" w:rsidRPr="00691F54" w:rsidRDefault="004F4940" w:rsidP="00584345"/>
    <w:p w14:paraId="3ECE833C" w14:textId="0BE9F809" w:rsidR="000256F8" w:rsidRDefault="562DEFAE" w:rsidP="00584345">
      <w:pPr>
        <w:pStyle w:val="ListParagraph"/>
        <w:numPr>
          <w:ilvl w:val="0"/>
          <w:numId w:val="45"/>
        </w:numPr>
      </w:pPr>
      <w:r>
        <w:t xml:space="preserve">Sign </w:t>
      </w:r>
      <w:del w:id="546" w:author="Angel Garcia" w:date="2020-06-16T14:00:00Z">
        <w:r w:rsidDel="008F61DB">
          <w:delText>in to</w:delText>
        </w:r>
      </w:del>
      <w:ins w:id="547" w:author="Angel Garcia" w:date="2020-06-16T14:00:00Z">
        <w:r w:rsidR="008F61DB">
          <w:t>into</w:t>
        </w:r>
      </w:ins>
      <w:r>
        <w:t xml:space="preserve"> the Azure Portal at </w:t>
      </w:r>
      <w:hyperlink r:id="rId15">
        <w:r w:rsidRPr="562DEFAE">
          <w:rPr>
            <w:rStyle w:val="Hyperlink"/>
          </w:rPr>
          <w:t>https://portal.azure.com</w:t>
        </w:r>
      </w:hyperlink>
    </w:p>
    <w:p w14:paraId="138D7575" w14:textId="77777777" w:rsidR="000256F8" w:rsidRDefault="562DEFAE" w:rsidP="00584345">
      <w:pPr>
        <w:pStyle w:val="ListParagraph"/>
        <w:numPr>
          <w:ilvl w:val="0"/>
          <w:numId w:val="45"/>
        </w:numPr>
      </w:pPr>
      <w:r>
        <w:t xml:space="preserve">Click </w:t>
      </w:r>
      <w:r w:rsidRPr="562DEFAE">
        <w:rPr>
          <w:b/>
          <w:bCs/>
        </w:rPr>
        <w:t>More Services</w:t>
      </w:r>
      <w:r>
        <w:t xml:space="preserve">, type “recovery” and select </w:t>
      </w:r>
      <w:r w:rsidRPr="562DEFAE">
        <w:rPr>
          <w:b/>
          <w:bCs/>
        </w:rPr>
        <w:t>Recovery Services vaults</w:t>
      </w:r>
    </w:p>
    <w:p w14:paraId="6A774048" w14:textId="31F1E604" w:rsidR="005F4467" w:rsidRPr="00193324" w:rsidRDefault="562DEFAE" w:rsidP="00193324">
      <w:pPr>
        <w:pStyle w:val="BodyText0"/>
        <w:numPr>
          <w:ilvl w:val="0"/>
          <w:numId w:val="45"/>
        </w:numPr>
        <w:rPr>
          <w:sz w:val="22"/>
          <w:rPrChange w:id="548" w:author="Angel Garcia" w:date="2020-06-16T15:30:00Z">
            <w:rPr/>
          </w:rPrChange>
        </w:rPr>
        <w:pPrChange w:id="549" w:author="Angel Garcia" w:date="2020-06-16T15:30:00Z">
          <w:pPr>
            <w:pStyle w:val="BodyText0"/>
            <w:numPr>
              <w:numId w:val="45"/>
            </w:numPr>
            <w:ind w:left="720" w:hanging="360"/>
          </w:pPr>
        </w:pPrChange>
      </w:pPr>
      <w:del w:id="550" w:author="Angel Garcia" w:date="2020-06-16T11:01:00Z">
        <w:r w:rsidRPr="00F704A8" w:rsidDel="00C22005">
          <w:rPr>
            <w:sz w:val="22"/>
            <w:rPrChange w:id="551" w:author="Angel Garcia" w:date="2020-06-16T14:27:00Z">
              <w:rPr/>
            </w:rPrChange>
          </w:rPr>
          <w:delText xml:space="preserve">Click </w:delText>
        </w:r>
      </w:del>
      <w:ins w:id="552" w:author="Angel Garcia" w:date="2020-06-16T11:01:00Z">
        <w:r w:rsidR="00C22005" w:rsidRPr="00F704A8">
          <w:rPr>
            <w:sz w:val="22"/>
            <w:rPrChange w:id="553" w:author="Angel Garcia" w:date="2020-06-16T14:27:00Z">
              <w:rPr/>
            </w:rPrChange>
          </w:rPr>
          <w:t>Search</w:t>
        </w:r>
        <w:r w:rsidR="00D539DD" w:rsidRPr="00F704A8">
          <w:rPr>
            <w:sz w:val="22"/>
            <w:rPrChange w:id="554" w:author="Angel Garcia" w:date="2020-06-16T14:27:00Z">
              <w:rPr/>
            </w:rPrChange>
          </w:rPr>
          <w:t xml:space="preserve"> for</w:t>
        </w:r>
        <w:r w:rsidR="00C22005" w:rsidRPr="00F704A8">
          <w:rPr>
            <w:sz w:val="22"/>
            <w:rPrChange w:id="555" w:author="Angel Garcia" w:date="2020-06-16T14:27:00Z">
              <w:rPr/>
            </w:rPrChange>
          </w:rPr>
          <w:t xml:space="preserve"> </w:t>
        </w:r>
      </w:ins>
      <w:r w:rsidRPr="00F704A8">
        <w:rPr>
          <w:sz w:val="22"/>
          <w:rPrChange w:id="556" w:author="Angel Garcia" w:date="2020-06-16T14:27:00Z">
            <w:rPr/>
          </w:rPrChange>
        </w:rPr>
        <w:t xml:space="preserve">the </w:t>
      </w:r>
      <w:r w:rsidRPr="00F704A8">
        <w:rPr>
          <w:sz w:val="22"/>
          <w:rPrChange w:id="557" w:author="Angel Garcia" w:date="2020-06-16T14:27:00Z">
            <w:rPr>
              <w:b/>
              <w:bCs/>
            </w:rPr>
          </w:rPrChange>
        </w:rPr>
        <w:t>Recovery Services Vault</w:t>
      </w:r>
      <w:r w:rsidRPr="00F704A8">
        <w:rPr>
          <w:b/>
          <w:bCs/>
          <w:sz w:val="22"/>
          <w:rPrChange w:id="558" w:author="Angel Garcia" w:date="2020-06-16T14:27:00Z">
            <w:rPr>
              <w:b/>
              <w:bCs/>
            </w:rPr>
          </w:rPrChange>
        </w:rPr>
        <w:t xml:space="preserve"> </w:t>
      </w:r>
      <w:ins w:id="559" w:author="Kevin Babbington" w:date="2020-02-07T08:31:00Z">
        <w:r w:rsidR="00D550B7" w:rsidRPr="00F704A8">
          <w:rPr>
            <w:b/>
            <w:bCs/>
            <w:sz w:val="22"/>
            <w:rPrChange w:id="560" w:author="Angel Garcia" w:date="2020-06-16T14:27:00Z">
              <w:rPr>
                <w:b/>
                <w:bCs/>
              </w:rPr>
            </w:rPrChange>
          </w:rPr>
          <w:t>RSV-AM-WestUS-</w:t>
        </w:r>
        <w:del w:id="561" w:author="Angel Garcia" w:date="2020-06-16T10:42:00Z">
          <w:r w:rsidR="00D550B7" w:rsidRPr="00F704A8" w:rsidDel="00F100DF">
            <w:rPr>
              <w:b/>
              <w:bCs/>
              <w:sz w:val="22"/>
              <w:rPrChange w:id="562" w:author="Angel Garcia" w:date="2020-06-16T14:27:00Z">
                <w:rPr>
                  <w:b/>
                  <w:bCs/>
                </w:rPr>
              </w:rPrChange>
            </w:rPr>
            <w:delText>DR-CPM</w:delText>
          </w:r>
        </w:del>
      </w:ins>
      <w:del w:id="563" w:author="Angel Garcia" w:date="2020-06-16T10:42:00Z">
        <w:r w:rsidRPr="00F704A8" w:rsidDel="00F100DF">
          <w:rPr>
            <w:b/>
            <w:bCs/>
            <w:sz w:val="22"/>
            <w:rPrChange w:id="564" w:author="Angel Garcia" w:date="2020-06-16T14:27:00Z">
              <w:rPr>
                <w:b/>
                <w:bCs/>
              </w:rPr>
            </w:rPrChange>
          </w:rPr>
          <w:delText>prdstg</w:delText>
        </w:r>
        <w:r w:rsidR="006727D2" w:rsidRPr="00F704A8" w:rsidDel="00F100DF">
          <w:rPr>
            <w:b/>
            <w:bCs/>
            <w:sz w:val="22"/>
            <w:rPrChange w:id="565" w:author="Angel Garcia" w:date="2020-06-16T14:27:00Z">
              <w:rPr>
                <w:b/>
                <w:bCs/>
              </w:rPr>
            </w:rPrChange>
          </w:rPr>
          <w:delText>cps</w:delText>
        </w:r>
        <w:r w:rsidRPr="00F704A8" w:rsidDel="00F100DF">
          <w:rPr>
            <w:b/>
            <w:bCs/>
            <w:sz w:val="22"/>
            <w:rPrChange w:id="566" w:author="Angel Garcia" w:date="2020-06-16T14:27:00Z">
              <w:rPr>
                <w:b/>
                <w:bCs/>
              </w:rPr>
            </w:rPrChange>
          </w:rPr>
          <w:delText xml:space="preserve">02 </w:delText>
        </w:r>
      </w:del>
      <w:ins w:id="567" w:author="Angel Garcia" w:date="2020-06-16T15:37:00Z">
        <w:r w:rsidR="00372E0F">
          <w:rPr>
            <w:b/>
            <w:bCs/>
            <w:sz w:val="22"/>
          </w:rPr>
          <w:t>DR-CPM</w:t>
        </w:r>
      </w:ins>
      <w:ins w:id="568" w:author="Angel Garcia" w:date="2020-06-16T10:42:00Z">
        <w:r w:rsidR="00F100DF" w:rsidRPr="00F704A8">
          <w:rPr>
            <w:b/>
            <w:bCs/>
            <w:sz w:val="22"/>
            <w:rPrChange w:id="569" w:author="Angel Garcia" w:date="2020-06-16T14:27:00Z">
              <w:rPr>
                <w:b/>
                <w:bCs/>
              </w:rPr>
            </w:rPrChange>
          </w:rPr>
          <w:t xml:space="preserve"> </w:t>
        </w:r>
      </w:ins>
      <w:r w:rsidRPr="00F704A8">
        <w:rPr>
          <w:sz w:val="22"/>
          <w:rPrChange w:id="570" w:author="Angel Garcia" w:date="2020-06-16T14:27:00Z">
            <w:rPr>
              <w:b/>
              <w:bCs/>
            </w:rPr>
          </w:rPrChange>
        </w:rPr>
        <w:t>and</w:t>
      </w:r>
      <w:r w:rsidRPr="00F704A8">
        <w:rPr>
          <w:b/>
          <w:bCs/>
          <w:sz w:val="22"/>
          <w:rPrChange w:id="571" w:author="Angel Garcia" w:date="2020-06-16T14:27:00Z">
            <w:rPr>
              <w:b/>
              <w:bCs/>
            </w:rPr>
          </w:rPrChange>
        </w:rPr>
        <w:t xml:space="preserve"> </w:t>
      </w:r>
      <w:ins w:id="572" w:author="Kevin Babbington" w:date="2020-02-07T08:32:00Z">
        <w:r w:rsidR="004C105B" w:rsidRPr="00F704A8">
          <w:rPr>
            <w:b/>
            <w:bCs/>
            <w:sz w:val="22"/>
            <w:rPrChange w:id="573" w:author="Angel Garcia" w:date="2020-06-16T14:27:00Z">
              <w:rPr>
                <w:b/>
                <w:bCs/>
              </w:rPr>
            </w:rPrChange>
          </w:rPr>
          <w:t>v</w:t>
        </w:r>
      </w:ins>
      <w:del w:id="574" w:author="Kevin Babbington" w:date="2020-02-07T08:32:00Z">
        <w:r w:rsidRPr="00F704A8" w:rsidDel="004C105B">
          <w:rPr>
            <w:sz w:val="22"/>
            <w:rPrChange w:id="575" w:author="Angel Garcia" w:date="2020-06-16T14:27:00Z">
              <w:rPr/>
            </w:rPrChange>
          </w:rPr>
          <w:delText>V</w:delText>
        </w:r>
      </w:del>
      <w:r w:rsidRPr="00F704A8">
        <w:rPr>
          <w:sz w:val="22"/>
          <w:rPrChange w:id="576" w:author="Angel Garcia" w:date="2020-06-16T14:27:00Z">
            <w:rPr/>
          </w:rPrChange>
        </w:rPr>
        <w:t xml:space="preserve">erify that the servers you want to cut over has a green </w:t>
      </w:r>
      <w:r w:rsidRPr="00F704A8">
        <w:rPr>
          <w:b/>
          <w:bCs/>
          <w:sz w:val="22"/>
          <w:rPrChange w:id="577" w:author="Angel Garcia" w:date="2020-06-16T14:27:00Z">
            <w:rPr>
              <w:b/>
              <w:bCs/>
            </w:rPr>
          </w:rPrChange>
        </w:rPr>
        <w:t>OK</w:t>
      </w:r>
      <w:r w:rsidRPr="00F704A8">
        <w:rPr>
          <w:sz w:val="22"/>
          <w:rPrChange w:id="578" w:author="Angel Garcia" w:date="2020-06-16T14:27:00Z">
            <w:rPr/>
          </w:rPrChange>
        </w:rPr>
        <w:t xml:space="preserve"> health and a status of </w:t>
      </w:r>
      <w:r w:rsidRPr="00F704A8">
        <w:rPr>
          <w:b/>
          <w:bCs/>
          <w:sz w:val="22"/>
          <w:rPrChange w:id="579" w:author="Angel Garcia" w:date="2020-06-16T14:27:00Z">
            <w:rPr>
              <w:b/>
              <w:bCs/>
            </w:rPr>
          </w:rPrChange>
        </w:rPr>
        <w:t>Protected</w:t>
      </w:r>
      <w:ins w:id="580" w:author="Angel Garcia" w:date="2020-06-16T11:00:00Z">
        <w:r w:rsidR="00152997" w:rsidRPr="00F704A8">
          <w:rPr>
            <w:b/>
            <w:bCs/>
            <w:sz w:val="22"/>
            <w:rPrChange w:id="581" w:author="Angel Garcia" w:date="2020-06-16T14:27:00Z">
              <w:rPr>
                <w:b/>
                <w:bCs/>
              </w:rPr>
            </w:rPrChange>
          </w:rPr>
          <w:t xml:space="preserve"> </w:t>
        </w:r>
      </w:ins>
      <w:ins w:id="582" w:author="Angel Garcia" w:date="2020-06-16T11:01:00Z">
        <w:r w:rsidR="00D539DD" w:rsidRPr="00F704A8">
          <w:rPr>
            <w:sz w:val="22"/>
            <w:rPrChange w:id="583" w:author="Angel Garcia" w:date="2020-06-16T14:27:00Z">
              <w:rPr/>
            </w:rPrChange>
          </w:rPr>
          <w:t xml:space="preserve">by </w:t>
        </w:r>
      </w:ins>
      <w:ins w:id="584" w:author="Angel Garcia" w:date="2020-06-16T11:00:00Z">
        <w:r w:rsidR="00C22005" w:rsidRPr="00F704A8">
          <w:rPr>
            <w:sz w:val="22"/>
            <w:rPrChange w:id="585" w:author="Angel Garcia" w:date="2020-06-16T14:27:00Z">
              <w:rPr/>
            </w:rPrChange>
          </w:rPr>
          <w:t>navi</w:t>
        </w:r>
      </w:ins>
      <w:ins w:id="586" w:author="Angel Garcia" w:date="2020-06-16T11:01:00Z">
        <w:r w:rsidR="00C22005" w:rsidRPr="00F704A8">
          <w:rPr>
            <w:sz w:val="22"/>
            <w:rPrChange w:id="587" w:author="Angel Garcia" w:date="2020-06-16T14:27:00Z">
              <w:rPr/>
            </w:rPrChange>
          </w:rPr>
          <w:t xml:space="preserve">gating to </w:t>
        </w:r>
        <w:r w:rsidR="00C22005" w:rsidRPr="00F704A8">
          <w:rPr>
            <w:b/>
            <w:bCs/>
            <w:sz w:val="22"/>
            <w:rPrChange w:id="588" w:author="Angel Garcia" w:date="2020-06-16T14:27:00Z">
              <w:rPr>
                <w:b/>
                <w:bCs/>
              </w:rPr>
            </w:rPrChange>
          </w:rPr>
          <w:t>Replicated Items</w:t>
        </w:r>
        <w:r w:rsidR="00D539DD" w:rsidRPr="00F704A8">
          <w:rPr>
            <w:b/>
            <w:bCs/>
            <w:sz w:val="22"/>
            <w:rPrChange w:id="589" w:author="Angel Garcia" w:date="2020-06-16T14:27:00Z">
              <w:rPr>
                <w:b/>
                <w:bCs/>
              </w:rPr>
            </w:rPrChange>
          </w:rPr>
          <w:t xml:space="preserve"> </w:t>
        </w:r>
        <w:r w:rsidR="00D539DD" w:rsidRPr="00F704A8">
          <w:rPr>
            <w:sz w:val="22"/>
            <w:rPrChange w:id="590" w:author="Angel Garcia" w:date="2020-06-16T14:27:00Z">
              <w:rPr/>
            </w:rPrChange>
          </w:rPr>
          <w:t xml:space="preserve">under </w:t>
        </w:r>
      </w:ins>
      <w:ins w:id="591" w:author="Angel Garcia" w:date="2020-06-16T11:02:00Z">
        <w:r w:rsidR="00D539DD" w:rsidRPr="00F704A8">
          <w:rPr>
            <w:b/>
            <w:bCs/>
            <w:sz w:val="22"/>
            <w:rPrChange w:id="592" w:author="Angel Garcia" w:date="2020-06-16T14:27:00Z">
              <w:rPr>
                <w:b/>
                <w:bCs/>
              </w:rPr>
            </w:rPrChange>
          </w:rPr>
          <w:t xml:space="preserve">Protected Items </w:t>
        </w:r>
      </w:ins>
      <w:ins w:id="593" w:author="Angel Garcia" w:date="2020-06-16T11:14:00Z">
        <w:r w:rsidR="00C42E44" w:rsidRPr="00F704A8">
          <w:rPr>
            <w:sz w:val="22"/>
            <w:rPrChange w:id="594" w:author="Angel Garcia" w:date="2020-06-16T14:27:00Z">
              <w:rPr/>
            </w:rPrChange>
          </w:rPr>
          <w:t>on the left pane.</w:t>
        </w:r>
      </w:ins>
    </w:p>
    <w:p w14:paraId="34DFD495" w14:textId="78B8EACB" w:rsidR="000256F8" w:rsidRPr="00BE0F8E" w:rsidRDefault="000256F8" w:rsidP="00A419C0">
      <w:pPr>
        <w:pStyle w:val="ListParagraph"/>
      </w:pPr>
    </w:p>
    <w:p w14:paraId="2977E9E0" w14:textId="2B232ACA" w:rsidR="08E2DEFE" w:rsidRDefault="007A1599" w:rsidP="08E2DEFE">
      <w:pPr>
        <w:pStyle w:val="BodyText0"/>
        <w:ind w:left="720"/>
      </w:pPr>
      <w:del w:id="595" w:author="Kevin Babbington" w:date="2020-02-07T08:35:00Z">
        <w:r w:rsidDel="00F136F1">
          <w:rPr>
            <w:noProof/>
          </w:rPr>
          <w:drawing>
            <wp:inline distT="0" distB="0" distL="0" distR="0" wp14:anchorId="48D96107" wp14:editId="6128E872">
              <wp:extent cx="5591082" cy="40460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6779"/>
                      <a:stretch/>
                    </pic:blipFill>
                    <pic:spPr bwMode="auto">
                      <a:xfrm>
                        <a:off x="0" y="0"/>
                        <a:ext cx="5591175" cy="4046094"/>
                      </a:xfrm>
                      <a:prstGeom prst="rect">
                        <a:avLst/>
                      </a:prstGeom>
                      <a:ln>
                        <a:noFill/>
                      </a:ln>
                      <a:extLst>
                        <a:ext uri="{53640926-AAD7-44D8-BBD7-CCE9431645EC}">
                          <a14:shadowObscured xmlns:a14="http://schemas.microsoft.com/office/drawing/2010/main"/>
                        </a:ext>
                      </a:extLst>
                    </pic:spPr>
                  </pic:pic>
                </a:graphicData>
              </a:graphic>
            </wp:inline>
          </w:drawing>
        </w:r>
      </w:del>
      <w:ins w:id="596" w:author="Kevin Babbington" w:date="2020-02-07T08:35:00Z">
        <w:del w:id="597" w:author="Angel Garcia" w:date="2020-06-16T10:54:00Z">
          <w:r w:rsidR="00F136F1" w:rsidDel="003D5080">
            <w:rPr>
              <w:noProof/>
            </w:rPr>
            <w:drawing>
              <wp:inline distT="0" distB="0" distL="0" distR="0" wp14:anchorId="36083222" wp14:editId="3904645F">
                <wp:extent cx="6343650" cy="3829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43650" cy="3829050"/>
                        </a:xfrm>
                        <a:prstGeom prst="rect">
                          <a:avLst/>
                        </a:prstGeom>
                      </pic:spPr>
                    </pic:pic>
                  </a:graphicData>
                </a:graphic>
              </wp:inline>
            </w:drawing>
          </w:r>
        </w:del>
      </w:ins>
      <w:ins w:id="598" w:author="Angel Garcia" w:date="2020-06-16T15:44:00Z">
        <w:r w:rsidR="00403E13" w:rsidRPr="00403E13">
          <w:rPr>
            <w:noProof/>
          </w:rPr>
          <w:t xml:space="preserve"> </w:t>
        </w:r>
        <w:r w:rsidR="00403E13" w:rsidRPr="00403E13">
          <w:drawing>
            <wp:inline distT="0" distB="0" distL="0" distR="0" wp14:anchorId="032B93B3" wp14:editId="3269E759">
              <wp:extent cx="6343650" cy="28022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43650" cy="2802255"/>
                      </a:xfrm>
                      <a:prstGeom prst="rect">
                        <a:avLst/>
                      </a:prstGeom>
                    </pic:spPr>
                  </pic:pic>
                </a:graphicData>
              </a:graphic>
            </wp:inline>
          </w:drawing>
        </w:r>
      </w:ins>
    </w:p>
    <w:p w14:paraId="69C5D2C2" w14:textId="3967176C" w:rsidR="00645597" w:rsidRPr="00F704A8" w:rsidRDefault="562DEFAE" w:rsidP="00584345">
      <w:pPr>
        <w:pStyle w:val="BodyText0"/>
        <w:numPr>
          <w:ilvl w:val="0"/>
          <w:numId w:val="45"/>
        </w:numPr>
        <w:rPr>
          <w:sz w:val="22"/>
          <w:rPrChange w:id="599" w:author="Angel Garcia" w:date="2020-06-16T14:27:00Z">
            <w:rPr/>
          </w:rPrChange>
        </w:rPr>
      </w:pPr>
      <w:r w:rsidRPr="00F704A8">
        <w:rPr>
          <w:sz w:val="22"/>
          <w:rPrChange w:id="600" w:author="Angel Garcia" w:date="2020-06-16T14:27:00Z">
            <w:rPr/>
          </w:rPrChange>
        </w:rPr>
        <w:t>Click on Overview (1.), Site Recovery (2.), and select Recovery Plan (3.)</w:t>
      </w:r>
    </w:p>
    <w:p w14:paraId="653339AF" w14:textId="75BBCEC8" w:rsidR="00645597" w:rsidRDefault="001E2DBA" w:rsidP="08E2DEFE">
      <w:pPr>
        <w:pStyle w:val="BodyText0"/>
        <w:ind w:left="720"/>
        <w:rPr>
          <w:noProof/>
        </w:rPr>
      </w:pPr>
      <w:del w:id="601" w:author="Angel Garcia" w:date="2020-06-16T11:29:00Z">
        <w:r w:rsidDel="00D07596">
          <w:rPr>
            <w:noProof/>
          </w:rPr>
          <w:lastRenderedPageBreak/>
          <mc:AlternateContent>
            <mc:Choice Requires="wps">
              <w:drawing>
                <wp:anchor distT="0" distB="0" distL="114300" distR="114300" simplePos="0" relativeHeight="251662336" behindDoc="0" locked="0" layoutInCell="1" allowOverlap="1" wp14:anchorId="68C35C91" wp14:editId="40F8CA5D">
                  <wp:simplePos x="0" y="0"/>
                  <wp:positionH relativeFrom="margin">
                    <wp:posOffset>3609975</wp:posOffset>
                  </wp:positionH>
                  <wp:positionV relativeFrom="paragraph">
                    <wp:posOffset>1188720</wp:posOffset>
                  </wp:positionV>
                  <wp:extent cx="676275" cy="238125"/>
                  <wp:effectExtent l="0" t="0" r="28575" b="28575"/>
                  <wp:wrapNone/>
                  <wp:docPr id="12" name="Rectangle 12" descr="3"/>
                  <wp:cNvGraphicFramePr/>
                  <a:graphic xmlns:a="http://schemas.openxmlformats.org/drawingml/2006/main">
                    <a:graphicData uri="http://schemas.microsoft.com/office/word/2010/wordprocessingShape">
                      <wps:wsp>
                        <wps:cNvSpPr/>
                        <wps:spPr>
                          <a:xfrm>
                            <a:off x="0" y="0"/>
                            <a:ext cx="676275" cy="238125"/>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5ECB94" w14:textId="77777777" w:rsidR="00195DC4" w:rsidRDefault="00195DC4">
                              <w:pPr>
                                <w:pPrChange w:id="602" w:author="Angel Garcia" w:date="2020-06-16T11:29:00Z">
                                  <w:pPr>
                                    <w:jc w:val="center"/>
                                  </w:pPr>
                                </w:pPrChange>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C35C91" id="Rectangle 12" o:spid="_x0000_s1026" alt="3" style="position:absolute;left:0;text-align:left;margin-left:284.25pt;margin-top:93.6pt;width:53.25pt;height:18.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" filled="f" strokecolor="#c00000" strokeweight="2pt">
                  <v:textbox>
                    <w:txbxContent>
                      <w:p w14:paraId="795ECB94" w14:textId="77777777" w:rsidR="00195DC4" w:rsidRDefault="00195DC4">
                        <w:pPr>
                          <w:pPrChange w:id="603" w:author="Angel Garcia" w:date="2020-06-16T11:29:00Z">
                            <w:pPr>
                              <w:jc w:val="center"/>
                            </w:pPr>
                          </w:pPrChange>
                        </w:pPr>
                      </w:p>
                    </w:txbxContent>
                  </v:textbox>
                  <w10:wrap anchorx="margin"/>
                </v:rect>
              </w:pict>
            </mc:Fallback>
          </mc:AlternateContent>
        </w:r>
        <w:r w:rsidDel="00D07596">
          <w:rPr>
            <w:noProof/>
          </w:rPr>
          <mc:AlternateContent>
            <mc:Choice Requires="wps">
              <w:drawing>
                <wp:anchor distT="0" distB="0" distL="114300" distR="114300" simplePos="0" relativeHeight="251660288" behindDoc="0" locked="0" layoutInCell="1" allowOverlap="1" wp14:anchorId="30D6B2CA" wp14:editId="02EF8253">
                  <wp:simplePos x="0" y="0"/>
                  <wp:positionH relativeFrom="column">
                    <wp:posOffset>6029324</wp:posOffset>
                  </wp:positionH>
                  <wp:positionV relativeFrom="paragraph">
                    <wp:posOffset>1493520</wp:posOffset>
                  </wp:positionV>
                  <wp:extent cx="619125" cy="638175"/>
                  <wp:effectExtent l="0" t="0" r="28575" b="28575"/>
                  <wp:wrapNone/>
                  <wp:docPr id="10" name="Rectangle 10" descr="3"/>
                  <wp:cNvGraphicFramePr/>
                  <a:graphic xmlns:a="http://schemas.openxmlformats.org/drawingml/2006/main">
                    <a:graphicData uri="http://schemas.microsoft.com/office/word/2010/wordprocessingShape">
                      <wps:wsp>
                        <wps:cNvSpPr/>
                        <wps:spPr>
                          <a:xfrm>
                            <a:off x="0" y="0"/>
                            <a:ext cx="619125" cy="638175"/>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86C865" w14:textId="688A7187" w:rsidR="00195DC4" w:rsidRDefault="00195DC4" w:rsidP="00F6061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D6B2CA" id="Rectangle 10" o:spid="_x0000_s1027" alt="3" style="position:absolute;left:0;text-align:left;margin-left:474.75pt;margin-top:117.6pt;width:48.75pt;height:5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" filled="f" strokecolor="#c00000" strokeweight="2pt">
                  <v:textbox>
                    <w:txbxContent>
                      <w:p w14:paraId="4A86C865" w14:textId="688A7187" w:rsidR="00195DC4" w:rsidRDefault="00195DC4" w:rsidP="00F60615">
                        <w:pPr>
                          <w:jc w:val="center"/>
                        </w:pPr>
                      </w:p>
                    </w:txbxContent>
                  </v:textbox>
                </v:rect>
              </w:pict>
            </mc:Fallback>
          </mc:AlternateContent>
        </w:r>
      </w:del>
      <w:del w:id="604" w:author="Angel Garcia" w:date="2020-06-16T11:28:00Z">
        <w:r w:rsidR="00F60615" w:rsidDel="001E2DBA">
          <w:rPr>
            <w:noProof/>
          </w:rPr>
          <w:drawing>
            <wp:inline distT="0" distB="0" distL="0" distR="0" wp14:anchorId="6D659F6F" wp14:editId="4E0B380A">
              <wp:extent cx="4914724" cy="226695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33664" cy="2275686"/>
                      </a:xfrm>
                      <a:prstGeom prst="rect">
                        <a:avLst/>
                      </a:prstGeom>
                    </pic:spPr>
                  </pic:pic>
                </a:graphicData>
              </a:graphic>
            </wp:inline>
          </w:drawing>
        </w:r>
      </w:del>
      <w:ins w:id="605" w:author="Angel Garcia" w:date="2020-06-16T15:47:00Z">
        <w:r w:rsidR="00E45B3B" w:rsidRPr="00E45B3B">
          <w:rPr>
            <w:noProof/>
          </w:rPr>
          <w:t xml:space="preserve"> </w:t>
        </w:r>
        <w:r w:rsidR="00FE6A10" w:rsidRPr="00FE6A10">
          <w:rPr>
            <w:noProof/>
          </w:rPr>
          <w:drawing>
            <wp:inline distT="0" distB="0" distL="0" distR="0" wp14:anchorId="311C770D" wp14:editId="27DB49D7">
              <wp:extent cx="6343650" cy="3877945"/>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43650" cy="3877945"/>
                      </a:xfrm>
                      <a:prstGeom prst="rect">
                        <a:avLst/>
                      </a:prstGeom>
                    </pic:spPr>
                  </pic:pic>
                </a:graphicData>
              </a:graphic>
            </wp:inline>
          </w:drawing>
        </w:r>
      </w:ins>
    </w:p>
    <w:p w14:paraId="01B5765D" w14:textId="3FCE2FA9" w:rsidR="562DEFAE" w:rsidRPr="006F76AE" w:rsidRDefault="562DEFAE" w:rsidP="562DEFAE">
      <w:pPr>
        <w:pStyle w:val="BodyText0"/>
        <w:numPr>
          <w:ilvl w:val="0"/>
          <w:numId w:val="45"/>
        </w:numPr>
        <w:rPr>
          <w:sz w:val="22"/>
          <w:rPrChange w:id="606" w:author="Angel Garcia" w:date="2020-06-16T14:27:00Z">
            <w:rPr>
              <w:szCs w:val="20"/>
            </w:rPr>
          </w:rPrChange>
        </w:rPr>
      </w:pPr>
      <w:r w:rsidRPr="006F76AE">
        <w:rPr>
          <w:sz w:val="22"/>
          <w:rPrChange w:id="607" w:author="Angel Garcia" w:date="2020-06-16T14:27:00Z">
            <w:rPr/>
          </w:rPrChange>
        </w:rPr>
        <w:t xml:space="preserve">Find </w:t>
      </w:r>
      <w:r w:rsidR="005E0759" w:rsidRPr="006F76AE">
        <w:rPr>
          <w:sz w:val="22"/>
          <w:rPrChange w:id="608" w:author="Angel Garcia" w:date="2020-06-16T14:27:00Z">
            <w:rPr/>
          </w:rPrChange>
        </w:rPr>
        <w:t xml:space="preserve">and click on </w:t>
      </w:r>
      <w:r w:rsidRPr="006F76AE">
        <w:rPr>
          <w:sz w:val="22"/>
          <w:rPrChange w:id="609" w:author="Angel Garcia" w:date="2020-06-16T14:27:00Z">
            <w:rPr/>
          </w:rPrChange>
        </w:rPr>
        <w:t xml:space="preserve">Recovery Plan </w:t>
      </w:r>
      <w:del w:id="610" w:author="Angel Garcia" w:date="2020-06-16T16:21:00Z">
        <w:r w:rsidRPr="00855F11" w:rsidDel="004206F5">
          <w:rPr>
            <w:b/>
            <w:bCs/>
            <w:sz w:val="22"/>
            <w:rPrChange w:id="611" w:author="Angel Garcia" w:date="2020-06-16T16:22:00Z">
              <w:rPr/>
            </w:rPrChange>
          </w:rPr>
          <w:delText>“</w:delText>
        </w:r>
      </w:del>
      <w:del w:id="612" w:author="Angel Garcia" w:date="2020-06-16T11:20:00Z">
        <w:r w:rsidRPr="00855F11" w:rsidDel="00E25F1B">
          <w:rPr>
            <w:b/>
            <w:bCs/>
            <w:sz w:val="22"/>
            <w:rPrChange w:id="613" w:author="Angel Garcia" w:date="2020-06-16T16:22:00Z">
              <w:rPr/>
            </w:rPrChange>
          </w:rPr>
          <w:delText>PRD-SC-ASR</w:delText>
        </w:r>
      </w:del>
      <w:ins w:id="614" w:author="Angel Garcia" w:date="2020-06-16T11:20:00Z">
        <w:r w:rsidR="00E25F1B" w:rsidRPr="00855F11">
          <w:rPr>
            <w:b/>
            <w:bCs/>
            <w:sz w:val="22"/>
            <w:rPrChange w:id="615" w:author="Angel Garcia" w:date="2020-06-16T16:22:00Z">
              <w:rPr/>
            </w:rPrChange>
          </w:rPr>
          <w:t>C</w:t>
        </w:r>
      </w:ins>
      <w:ins w:id="616" w:author="Angel Garcia" w:date="2020-06-16T15:48:00Z">
        <w:r w:rsidR="00FE6A10" w:rsidRPr="00855F11">
          <w:rPr>
            <w:b/>
            <w:bCs/>
            <w:sz w:val="22"/>
            <w:rPrChange w:id="617" w:author="Angel Garcia" w:date="2020-06-16T16:22:00Z">
              <w:rPr>
                <w:sz w:val="22"/>
              </w:rPr>
            </w:rPrChange>
          </w:rPr>
          <w:t>PM</w:t>
        </w:r>
      </w:ins>
      <w:ins w:id="618" w:author="Angel Garcia" w:date="2020-06-16T11:20:00Z">
        <w:r w:rsidR="00E25F1B" w:rsidRPr="00855F11">
          <w:rPr>
            <w:b/>
            <w:bCs/>
            <w:sz w:val="22"/>
            <w:rPrChange w:id="619" w:author="Angel Garcia" w:date="2020-06-16T16:22:00Z">
              <w:rPr/>
            </w:rPrChange>
          </w:rPr>
          <w:t>-DR-WestUS</w:t>
        </w:r>
      </w:ins>
      <w:del w:id="620" w:author="Angel Garcia" w:date="2020-06-16T16:21:00Z">
        <w:r w:rsidRPr="006F76AE" w:rsidDel="004206F5">
          <w:rPr>
            <w:sz w:val="22"/>
            <w:rPrChange w:id="621" w:author="Angel Garcia" w:date="2020-06-16T14:27:00Z">
              <w:rPr/>
            </w:rPrChange>
          </w:rPr>
          <w:delText>"</w:delText>
        </w:r>
      </w:del>
    </w:p>
    <w:p w14:paraId="4EED3430" w14:textId="3E8966E2" w:rsidR="562DEFAE" w:rsidRDefault="005E0759" w:rsidP="562DEFAE">
      <w:pPr>
        <w:pStyle w:val="BodyText0"/>
        <w:ind w:left="360"/>
      </w:pPr>
      <w:del w:id="622" w:author="Angel Garcia" w:date="2020-06-16T11:31:00Z">
        <w:r w:rsidDel="006713AE">
          <w:rPr>
            <w:noProof/>
          </w:rPr>
          <mc:AlternateContent>
            <mc:Choice Requires="wps">
              <w:drawing>
                <wp:anchor distT="0" distB="0" distL="114300" distR="114300" simplePos="0" relativeHeight="251658240" behindDoc="0" locked="0" layoutInCell="1" allowOverlap="1" wp14:anchorId="240059B7" wp14:editId="383CC857">
                  <wp:simplePos x="0" y="0"/>
                  <wp:positionH relativeFrom="column">
                    <wp:posOffset>2124075</wp:posOffset>
                  </wp:positionH>
                  <wp:positionV relativeFrom="paragraph">
                    <wp:posOffset>1149350</wp:posOffset>
                  </wp:positionV>
                  <wp:extent cx="1047750" cy="24765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1047750" cy="247650"/>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D48F7C4" id="Rectangle 1" o:spid="_x0000_s1026" style="position:absolute;margin-left:167.25pt;margin-top:90.5pt;width:82.5pt;height:19.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" filled="f" strokecolor="#c00000" strokeweight="2pt"/>
              </w:pict>
            </mc:Fallback>
          </mc:AlternateContent>
        </w:r>
        <w:r w:rsidR="562DEFAE" w:rsidDel="004A1F1D">
          <w:rPr>
            <w:noProof/>
          </w:rPr>
          <w:drawing>
            <wp:inline distT="0" distB="0" distL="0" distR="0" wp14:anchorId="56BF1CB5" wp14:editId="6E33A52C">
              <wp:extent cx="6708448" cy="1495425"/>
              <wp:effectExtent l="0" t="0" r="0" b="0"/>
              <wp:docPr id="1808070440" name="Picture 1808070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6708448" cy="1495425"/>
                      </a:xfrm>
                      <a:prstGeom prst="rect">
                        <a:avLst/>
                      </a:prstGeom>
                    </pic:spPr>
                  </pic:pic>
                </a:graphicData>
              </a:graphic>
            </wp:inline>
          </w:drawing>
        </w:r>
      </w:del>
      <w:ins w:id="623" w:author="Angel Garcia" w:date="2020-06-16T15:48:00Z">
        <w:r w:rsidR="005D3905" w:rsidRPr="005D3905">
          <w:rPr>
            <w:noProof/>
          </w:rPr>
          <w:t xml:space="preserve"> </w:t>
        </w:r>
      </w:ins>
      <w:ins w:id="624" w:author="Angel Garcia" w:date="2020-06-16T15:49:00Z">
        <w:r w:rsidR="00076C6D" w:rsidRPr="00076C6D">
          <w:rPr>
            <w:noProof/>
          </w:rPr>
          <w:drawing>
            <wp:inline distT="0" distB="0" distL="0" distR="0" wp14:anchorId="39613850" wp14:editId="61BA2E27">
              <wp:extent cx="6306430" cy="2124371"/>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06430" cy="2124371"/>
                      </a:xfrm>
                      <a:prstGeom prst="rect">
                        <a:avLst/>
                      </a:prstGeom>
                    </pic:spPr>
                  </pic:pic>
                </a:graphicData>
              </a:graphic>
            </wp:inline>
          </w:drawing>
        </w:r>
      </w:ins>
    </w:p>
    <w:p w14:paraId="0E7929A4" w14:textId="4340D6E5" w:rsidR="00645597" w:rsidRPr="006F76AE" w:rsidRDefault="00645597" w:rsidP="08E2DEFE">
      <w:pPr>
        <w:pStyle w:val="BodyText0"/>
        <w:ind w:left="360"/>
        <w:rPr>
          <w:sz w:val="22"/>
          <w:rPrChange w:id="625" w:author="Angel Garcia" w:date="2020-06-16T14:28:00Z">
            <w:rPr/>
          </w:rPrChange>
        </w:rPr>
      </w:pPr>
    </w:p>
    <w:p w14:paraId="17F39C8E" w14:textId="03E55220" w:rsidR="00645597" w:rsidRPr="006F76AE" w:rsidRDefault="562DEFAE" w:rsidP="562DEFAE">
      <w:pPr>
        <w:pStyle w:val="BodyText0"/>
        <w:numPr>
          <w:ilvl w:val="0"/>
          <w:numId w:val="45"/>
        </w:numPr>
        <w:rPr>
          <w:sz w:val="22"/>
          <w:rPrChange w:id="626" w:author="Angel Garcia" w:date="2020-06-16T14:28:00Z">
            <w:rPr/>
          </w:rPrChange>
        </w:rPr>
      </w:pPr>
      <w:r w:rsidRPr="006F76AE">
        <w:rPr>
          <w:sz w:val="22"/>
          <w:rPrChange w:id="627" w:author="Angel Garcia" w:date="2020-06-16T14:28:00Z">
            <w:rPr/>
          </w:rPrChange>
        </w:rPr>
        <w:t>Execute Recovery Plan</w:t>
      </w:r>
    </w:p>
    <w:p w14:paraId="7D7D83D3" w14:textId="0CD90137" w:rsidR="00704102" w:rsidRPr="006F76AE" w:rsidRDefault="00764EA8" w:rsidP="00704102">
      <w:pPr>
        <w:pStyle w:val="BodyText0"/>
        <w:numPr>
          <w:ilvl w:val="1"/>
          <w:numId w:val="45"/>
        </w:numPr>
        <w:rPr>
          <w:sz w:val="22"/>
          <w:rPrChange w:id="628" w:author="Angel Garcia" w:date="2020-06-16T14:28:00Z">
            <w:rPr/>
          </w:rPrChange>
        </w:rPr>
      </w:pPr>
      <w:del w:id="629" w:author="Angel Garcia" w:date="2020-06-16T11:34:00Z">
        <w:r w:rsidRPr="006F76AE" w:rsidDel="001C114B">
          <w:rPr>
            <w:sz w:val="22"/>
            <w:rPrChange w:id="630" w:author="Angel Garcia" w:date="2020-06-16T14:28:00Z">
              <w:rPr/>
            </w:rPrChange>
          </w:rPr>
          <w:lastRenderedPageBreak/>
          <w:delText>Click More</w:delText>
        </w:r>
        <w:r w:rsidR="00B7448C" w:rsidRPr="006F76AE" w:rsidDel="001C114B">
          <w:rPr>
            <w:sz w:val="22"/>
            <w:rPrChange w:id="631" w:author="Angel Garcia" w:date="2020-06-16T14:28:00Z">
              <w:rPr/>
            </w:rPrChange>
          </w:rPr>
          <w:delText>, then click Failover</w:delText>
        </w:r>
      </w:del>
      <w:ins w:id="632" w:author="Angel Garcia" w:date="2020-06-16T11:34:00Z">
        <w:r w:rsidR="001C114B" w:rsidRPr="006F76AE">
          <w:rPr>
            <w:sz w:val="22"/>
            <w:rPrChange w:id="633" w:author="Angel Garcia" w:date="2020-06-16T14:28:00Z">
              <w:rPr/>
            </w:rPrChange>
          </w:rPr>
          <w:t xml:space="preserve">Click </w:t>
        </w:r>
        <w:r w:rsidR="001C114B" w:rsidRPr="006F76AE">
          <w:rPr>
            <w:b/>
            <w:bCs/>
            <w:sz w:val="22"/>
            <w:rPrChange w:id="634" w:author="Angel Garcia" w:date="2020-06-16T14:28:00Z">
              <w:rPr>
                <w:b/>
                <w:bCs/>
              </w:rPr>
            </w:rPrChange>
          </w:rPr>
          <w:t>Failover</w:t>
        </w:r>
      </w:ins>
    </w:p>
    <w:p w14:paraId="24656C88" w14:textId="2DDBE0C1" w:rsidR="009277BC" w:rsidRDefault="009277BC" w:rsidP="009277BC">
      <w:pPr>
        <w:pStyle w:val="BodyText0"/>
        <w:ind w:left="720"/>
      </w:pPr>
      <w:del w:id="635" w:author="Angel Garcia" w:date="2020-06-16T11:35:00Z">
        <w:r w:rsidDel="00992005">
          <w:rPr>
            <w:noProof/>
          </w:rPr>
          <mc:AlternateContent>
            <mc:Choice Requires="wps">
              <w:drawing>
                <wp:anchor distT="0" distB="0" distL="114300" distR="114300" simplePos="0" relativeHeight="251659264" behindDoc="0" locked="0" layoutInCell="1" allowOverlap="1" wp14:anchorId="40BA10FD" wp14:editId="674A27F9">
                  <wp:simplePos x="0" y="0"/>
                  <wp:positionH relativeFrom="column">
                    <wp:posOffset>3305176</wp:posOffset>
                  </wp:positionH>
                  <wp:positionV relativeFrom="paragraph">
                    <wp:posOffset>353060</wp:posOffset>
                  </wp:positionV>
                  <wp:extent cx="457200" cy="200025"/>
                  <wp:effectExtent l="0" t="0" r="19050" b="28575"/>
                  <wp:wrapNone/>
                  <wp:docPr id="3" name="Rectangle 3"/>
                  <wp:cNvGraphicFramePr/>
                  <a:graphic xmlns:a="http://schemas.openxmlformats.org/drawingml/2006/main">
                    <a:graphicData uri="http://schemas.microsoft.com/office/word/2010/wordprocessingShape">
                      <wps:wsp>
                        <wps:cNvSpPr/>
                        <wps:spPr>
                          <a:xfrm>
                            <a:off x="0" y="0"/>
                            <a:ext cx="457200" cy="200025"/>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54ACE4" id="Rectangle 3" o:spid="_x0000_s1026" style="position:absolute;margin-left:260.25pt;margin-top:27.8pt;width:36pt;height:1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" filled="f" strokecolor="#c00000" strokeweight="2pt"/>
              </w:pict>
            </mc:Fallback>
          </mc:AlternateContent>
        </w:r>
        <w:r w:rsidDel="00992005">
          <w:rPr>
            <w:noProof/>
          </w:rPr>
          <w:drawing>
            <wp:inline distT="0" distB="0" distL="0" distR="0" wp14:anchorId="3E9C6C3A" wp14:editId="52B7E222">
              <wp:extent cx="5372100" cy="14573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72100" cy="1457325"/>
                      </a:xfrm>
                      <a:prstGeom prst="rect">
                        <a:avLst/>
                      </a:prstGeom>
                    </pic:spPr>
                  </pic:pic>
                </a:graphicData>
              </a:graphic>
            </wp:inline>
          </w:drawing>
        </w:r>
      </w:del>
      <w:ins w:id="636" w:author="Angel Garcia" w:date="2020-06-16T15:50:00Z">
        <w:r w:rsidR="00DF262D" w:rsidRPr="00DF262D">
          <w:rPr>
            <w:noProof/>
          </w:rPr>
          <w:t xml:space="preserve"> </w:t>
        </w:r>
        <w:r w:rsidR="004B2A21" w:rsidRPr="004B2A21">
          <w:rPr>
            <w:noProof/>
          </w:rPr>
          <w:drawing>
            <wp:inline distT="0" distB="0" distL="0" distR="0" wp14:anchorId="762B5625" wp14:editId="590B9EE7">
              <wp:extent cx="6343650" cy="41814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43650" cy="4181475"/>
                      </a:xfrm>
                      <a:prstGeom prst="rect">
                        <a:avLst/>
                      </a:prstGeom>
                    </pic:spPr>
                  </pic:pic>
                </a:graphicData>
              </a:graphic>
            </wp:inline>
          </w:drawing>
        </w:r>
      </w:ins>
    </w:p>
    <w:p w14:paraId="5FE9132A" w14:textId="0191A5C9" w:rsidR="00EC26AC" w:rsidRDefault="00EC26AC" w:rsidP="009277BC">
      <w:pPr>
        <w:pStyle w:val="BodyText0"/>
        <w:ind w:left="720"/>
      </w:pPr>
      <w:del w:id="637" w:author="Angel Garcia" w:date="2020-06-16T11:36:00Z">
        <w:r w:rsidDel="00A65AA3">
          <w:rPr>
            <w:noProof/>
          </w:rPr>
          <w:lastRenderedPageBreak/>
          <w:drawing>
            <wp:inline distT="0" distB="0" distL="0" distR="0" wp14:anchorId="50C1FE3F" wp14:editId="2F116F3A">
              <wp:extent cx="3000375" cy="42862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00375" cy="4286250"/>
                      </a:xfrm>
                      <a:prstGeom prst="rect">
                        <a:avLst/>
                      </a:prstGeom>
                    </pic:spPr>
                  </pic:pic>
                </a:graphicData>
              </a:graphic>
            </wp:inline>
          </w:drawing>
        </w:r>
      </w:del>
      <w:ins w:id="638" w:author="Angel Garcia" w:date="2020-06-16T16:09:00Z">
        <w:r w:rsidR="009E748E" w:rsidRPr="009E748E">
          <w:rPr>
            <w:noProof/>
          </w:rPr>
          <w:t xml:space="preserve"> </w:t>
        </w:r>
        <w:r w:rsidR="009E748E" w:rsidRPr="009E748E">
          <w:drawing>
            <wp:inline distT="0" distB="0" distL="0" distR="0" wp14:anchorId="0B498EE2" wp14:editId="1FFB2A47">
              <wp:extent cx="2715004" cy="4258269"/>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15004" cy="4258269"/>
                      </a:xfrm>
                      <a:prstGeom prst="rect">
                        <a:avLst/>
                      </a:prstGeom>
                    </pic:spPr>
                  </pic:pic>
                </a:graphicData>
              </a:graphic>
            </wp:inline>
          </w:drawing>
        </w:r>
      </w:ins>
    </w:p>
    <w:p w14:paraId="0CB10E03" w14:textId="1FDABB76" w:rsidR="004352B7" w:rsidRPr="006F76AE" w:rsidRDefault="004352B7" w:rsidP="004352B7">
      <w:pPr>
        <w:pStyle w:val="BodyText0"/>
        <w:numPr>
          <w:ilvl w:val="1"/>
          <w:numId w:val="45"/>
        </w:numPr>
        <w:rPr>
          <w:sz w:val="22"/>
          <w:rPrChange w:id="639" w:author="Angel Garcia" w:date="2020-06-16T14:28:00Z">
            <w:rPr/>
          </w:rPrChange>
        </w:rPr>
      </w:pPr>
      <w:r w:rsidRPr="006F76AE">
        <w:rPr>
          <w:sz w:val="22"/>
          <w:rPrChange w:id="640" w:author="Angel Garcia" w:date="2020-06-16T14:28:00Z">
            <w:rPr/>
          </w:rPrChange>
        </w:rPr>
        <w:t>Select “Latest App-consistent” for the recovery point.</w:t>
      </w:r>
    </w:p>
    <w:p w14:paraId="569BB201" w14:textId="2BC18044" w:rsidR="00EC26AC" w:rsidRPr="006F76AE" w:rsidRDefault="00C07E84" w:rsidP="004352B7">
      <w:pPr>
        <w:pStyle w:val="BodyText0"/>
        <w:numPr>
          <w:ilvl w:val="1"/>
          <w:numId w:val="45"/>
        </w:numPr>
        <w:rPr>
          <w:sz w:val="22"/>
          <w:rPrChange w:id="641" w:author="Angel Garcia" w:date="2020-06-16T14:28:00Z">
            <w:rPr/>
          </w:rPrChange>
        </w:rPr>
      </w:pPr>
      <w:r w:rsidRPr="006F76AE">
        <w:rPr>
          <w:sz w:val="22"/>
          <w:rPrChange w:id="642" w:author="Angel Garcia" w:date="2020-06-16T14:28:00Z">
            <w:rPr/>
          </w:rPrChange>
        </w:rPr>
        <w:t>Click “OK”</w:t>
      </w:r>
      <w:r w:rsidR="004352B7" w:rsidRPr="006F76AE">
        <w:rPr>
          <w:sz w:val="22"/>
          <w:rPrChange w:id="643" w:author="Angel Garcia" w:date="2020-06-16T14:28:00Z">
            <w:rPr/>
          </w:rPrChange>
        </w:rPr>
        <w:t xml:space="preserve"> to begin the failover process.</w:t>
      </w:r>
    </w:p>
    <w:p w14:paraId="428DD7D7" w14:textId="77777777" w:rsidR="009277BC" w:rsidRDefault="009277BC" w:rsidP="009277BC">
      <w:pPr>
        <w:pStyle w:val="BodyText0"/>
        <w:ind w:left="720"/>
      </w:pPr>
    </w:p>
    <w:p w14:paraId="79FC7535" w14:textId="72E5E8CD" w:rsidR="00D52C71" w:rsidRDefault="00D52C71" w:rsidP="00704102">
      <w:pPr>
        <w:pStyle w:val="BodyText0"/>
        <w:ind w:left="720"/>
      </w:pPr>
    </w:p>
    <w:p w14:paraId="5552381D" w14:textId="40855516" w:rsidR="0083556C" w:rsidRPr="006F76AE" w:rsidRDefault="562DEFAE" w:rsidP="00584345">
      <w:pPr>
        <w:pStyle w:val="BodyText0"/>
        <w:numPr>
          <w:ilvl w:val="0"/>
          <w:numId w:val="45"/>
        </w:numPr>
        <w:rPr>
          <w:ins w:id="644" w:author="Angel Garcia" w:date="2020-06-16T13:21:00Z"/>
          <w:sz w:val="22"/>
          <w:rPrChange w:id="645" w:author="Angel Garcia" w:date="2020-06-16T14:28:00Z">
            <w:rPr>
              <w:ins w:id="646" w:author="Angel Garcia" w:date="2020-06-16T13:21:00Z"/>
            </w:rPr>
          </w:rPrChange>
        </w:rPr>
      </w:pPr>
      <w:r w:rsidRPr="006F76AE">
        <w:rPr>
          <w:sz w:val="22"/>
          <w:rPrChange w:id="647" w:author="Angel Garcia" w:date="2020-06-16T14:28:00Z">
            <w:rPr/>
          </w:rPrChange>
        </w:rPr>
        <w:t>Monitor Recovery Plan Execution</w:t>
      </w:r>
    </w:p>
    <w:p w14:paraId="561DF406" w14:textId="4954D0EB" w:rsidR="00800E8D" w:rsidRPr="006F76AE" w:rsidRDefault="00800E8D">
      <w:pPr>
        <w:pStyle w:val="BodyText0"/>
        <w:numPr>
          <w:ilvl w:val="1"/>
          <w:numId w:val="45"/>
        </w:numPr>
        <w:rPr>
          <w:sz w:val="22"/>
          <w:rPrChange w:id="648" w:author="Angel Garcia" w:date="2020-06-16T14:28:00Z">
            <w:rPr/>
          </w:rPrChange>
        </w:rPr>
        <w:pPrChange w:id="649" w:author="Angel Garcia" w:date="2020-06-16T13:21:00Z">
          <w:pPr>
            <w:pStyle w:val="BodyText0"/>
            <w:numPr>
              <w:numId w:val="45"/>
            </w:numPr>
            <w:ind w:left="720" w:hanging="360"/>
          </w:pPr>
        </w:pPrChange>
      </w:pPr>
      <w:ins w:id="650" w:author="Angel Garcia" w:date="2020-06-16T13:21:00Z">
        <w:r w:rsidRPr="006F76AE">
          <w:rPr>
            <w:sz w:val="22"/>
            <w:rPrChange w:id="651" w:author="Angel Garcia" w:date="2020-06-16T14:28:00Z">
              <w:rPr/>
            </w:rPrChange>
          </w:rPr>
          <w:t xml:space="preserve">Navigate to </w:t>
        </w:r>
        <w:r w:rsidRPr="006F76AE">
          <w:rPr>
            <w:b/>
            <w:bCs/>
            <w:sz w:val="22"/>
            <w:rPrChange w:id="652" w:author="Angel Garcia" w:date="2020-06-16T14:28:00Z">
              <w:rPr>
                <w:b/>
                <w:bCs/>
              </w:rPr>
            </w:rPrChange>
          </w:rPr>
          <w:t>Site Recovery Jobs</w:t>
        </w:r>
        <w:r w:rsidR="004309F8" w:rsidRPr="006F76AE">
          <w:rPr>
            <w:b/>
            <w:bCs/>
            <w:sz w:val="22"/>
            <w:rPrChange w:id="653" w:author="Angel Garcia" w:date="2020-06-16T14:28:00Z">
              <w:rPr>
                <w:b/>
                <w:bCs/>
              </w:rPr>
            </w:rPrChange>
          </w:rPr>
          <w:t xml:space="preserve"> </w:t>
        </w:r>
        <w:r w:rsidR="004309F8" w:rsidRPr="006F76AE">
          <w:rPr>
            <w:sz w:val="22"/>
            <w:rPrChange w:id="654" w:author="Angel Garcia" w:date="2020-06-16T14:28:00Z">
              <w:rPr/>
            </w:rPrChange>
          </w:rPr>
          <w:t xml:space="preserve">under </w:t>
        </w:r>
        <w:r w:rsidR="004309F8" w:rsidRPr="006F76AE">
          <w:rPr>
            <w:b/>
            <w:bCs/>
            <w:sz w:val="22"/>
            <w:rPrChange w:id="655" w:author="Angel Garcia" w:date="2020-06-16T14:28:00Z">
              <w:rPr>
                <w:b/>
                <w:bCs/>
              </w:rPr>
            </w:rPrChange>
          </w:rPr>
          <w:t>Monitoring</w:t>
        </w:r>
        <w:r w:rsidR="004309F8" w:rsidRPr="006F76AE">
          <w:rPr>
            <w:sz w:val="22"/>
            <w:rPrChange w:id="656" w:author="Angel Garcia" w:date="2020-06-16T14:28:00Z">
              <w:rPr/>
            </w:rPrChange>
          </w:rPr>
          <w:t xml:space="preserve"> in the left pane</w:t>
        </w:r>
      </w:ins>
    </w:p>
    <w:p w14:paraId="66DB448F" w14:textId="73B256EA" w:rsidR="00207268" w:rsidRDefault="00207268" w:rsidP="00207268">
      <w:pPr>
        <w:pStyle w:val="BodyText0"/>
        <w:ind w:left="720"/>
      </w:pPr>
      <w:del w:id="657" w:author="Angel Garcia" w:date="2020-06-16T13:21:00Z">
        <w:r w:rsidDel="003455EB">
          <w:rPr>
            <w:noProof/>
          </w:rPr>
          <w:lastRenderedPageBreak/>
          <w:drawing>
            <wp:inline distT="0" distB="0" distL="0" distR="0" wp14:anchorId="63EBF6F3" wp14:editId="1BBD4433">
              <wp:extent cx="4572000" cy="2076450"/>
              <wp:effectExtent l="0" t="0" r="0" b="0"/>
              <wp:docPr id="2171084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72000" cy="2076450"/>
                      </a:xfrm>
                      <a:prstGeom prst="rect">
                        <a:avLst/>
                      </a:prstGeom>
                    </pic:spPr>
                  </pic:pic>
                </a:graphicData>
              </a:graphic>
            </wp:inline>
          </w:drawing>
        </w:r>
      </w:del>
      <w:ins w:id="658" w:author="Angel Garcia" w:date="2020-06-16T16:11:00Z">
        <w:r w:rsidR="00A26104" w:rsidRPr="00A26104">
          <w:rPr>
            <w:noProof/>
          </w:rPr>
          <w:t xml:space="preserve"> </w:t>
        </w:r>
      </w:ins>
      <w:ins w:id="659" w:author="Angel Garcia" w:date="2020-06-16T16:18:00Z">
        <w:r w:rsidR="000A04F4" w:rsidRPr="000A04F4">
          <w:rPr>
            <w:noProof/>
          </w:rPr>
          <w:drawing>
            <wp:inline distT="0" distB="0" distL="0" distR="0" wp14:anchorId="70581500" wp14:editId="65B534AA">
              <wp:extent cx="6343650" cy="4018280"/>
              <wp:effectExtent l="0" t="0" r="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43650" cy="4018280"/>
                      </a:xfrm>
                      <a:prstGeom prst="rect">
                        <a:avLst/>
                      </a:prstGeom>
                    </pic:spPr>
                  </pic:pic>
                </a:graphicData>
              </a:graphic>
            </wp:inline>
          </w:drawing>
        </w:r>
      </w:ins>
    </w:p>
    <w:p w14:paraId="4C886A55" w14:textId="69A9BAEF" w:rsidR="0083556C" w:rsidRPr="008848DB" w:rsidRDefault="562DEFAE" w:rsidP="00584345">
      <w:pPr>
        <w:pStyle w:val="BodyText0"/>
        <w:numPr>
          <w:ilvl w:val="0"/>
          <w:numId w:val="45"/>
        </w:numPr>
        <w:rPr>
          <w:sz w:val="22"/>
          <w:rPrChange w:id="660" w:author="Angel Garcia" w:date="2020-06-16T14:29:00Z">
            <w:rPr/>
          </w:rPrChange>
        </w:rPr>
      </w:pPr>
      <w:r w:rsidRPr="008848DB">
        <w:rPr>
          <w:sz w:val="22"/>
          <w:rPrChange w:id="661" w:author="Angel Garcia" w:date="2020-06-16T14:29:00Z">
            <w:rPr/>
          </w:rPrChange>
        </w:rPr>
        <w:t xml:space="preserve">Verify Azure </w:t>
      </w:r>
      <w:del w:id="662" w:author="Angel Garcia" w:date="2020-06-16T11:43:00Z">
        <w:r w:rsidRPr="008848DB" w:rsidDel="00BE3AF4">
          <w:rPr>
            <w:sz w:val="22"/>
            <w:rPrChange w:id="663" w:author="Angel Garcia" w:date="2020-06-16T14:29:00Z">
              <w:rPr/>
            </w:rPrChange>
          </w:rPr>
          <w:delText xml:space="preserve">Server </w:delText>
        </w:r>
      </w:del>
      <w:ins w:id="664" w:author="Angel Garcia" w:date="2020-06-16T11:43:00Z">
        <w:r w:rsidR="00BE3AF4" w:rsidRPr="008848DB">
          <w:rPr>
            <w:sz w:val="22"/>
            <w:rPrChange w:id="665" w:author="Angel Garcia" w:date="2020-06-16T14:29:00Z">
              <w:rPr/>
            </w:rPrChange>
          </w:rPr>
          <w:t>Virtual Machine</w:t>
        </w:r>
      </w:ins>
      <w:del w:id="666" w:author="Angel Garcia" w:date="2020-06-16T11:43:00Z">
        <w:r w:rsidRPr="008848DB" w:rsidDel="00BE3AF4">
          <w:rPr>
            <w:sz w:val="22"/>
            <w:rPrChange w:id="667" w:author="Angel Garcia" w:date="2020-06-16T14:29:00Z">
              <w:rPr/>
            </w:rPrChange>
          </w:rPr>
          <w:delText>C</w:delText>
        </w:r>
      </w:del>
      <w:ins w:id="668" w:author="Angel Garcia" w:date="2020-06-16T11:43:00Z">
        <w:r w:rsidR="00BE3AF4" w:rsidRPr="008848DB">
          <w:rPr>
            <w:sz w:val="22"/>
            <w:rPrChange w:id="669" w:author="Angel Garcia" w:date="2020-06-16T14:29:00Z">
              <w:rPr/>
            </w:rPrChange>
          </w:rPr>
          <w:t xml:space="preserve"> c</w:t>
        </w:r>
      </w:ins>
      <w:r w:rsidRPr="008848DB">
        <w:rPr>
          <w:sz w:val="22"/>
          <w:rPrChange w:id="670" w:author="Angel Garcia" w:date="2020-06-16T14:29:00Z">
            <w:rPr/>
          </w:rPrChange>
        </w:rPr>
        <w:t xml:space="preserve">reation and </w:t>
      </w:r>
      <w:del w:id="671" w:author="Angel Garcia" w:date="2020-06-16T11:43:00Z">
        <w:r w:rsidRPr="008848DB" w:rsidDel="00BE3AF4">
          <w:rPr>
            <w:sz w:val="22"/>
            <w:rPrChange w:id="672" w:author="Angel Garcia" w:date="2020-06-16T14:29:00Z">
              <w:rPr/>
            </w:rPrChange>
          </w:rPr>
          <w:delText>H</w:delText>
        </w:r>
      </w:del>
      <w:ins w:id="673" w:author="Angel Garcia" w:date="2020-06-16T11:43:00Z">
        <w:r w:rsidR="00BE3AF4" w:rsidRPr="008848DB">
          <w:rPr>
            <w:sz w:val="22"/>
            <w:rPrChange w:id="674" w:author="Angel Garcia" w:date="2020-06-16T14:29:00Z">
              <w:rPr/>
            </w:rPrChange>
          </w:rPr>
          <w:t>h</w:t>
        </w:r>
      </w:ins>
      <w:r w:rsidRPr="008848DB">
        <w:rPr>
          <w:sz w:val="22"/>
          <w:rPrChange w:id="675" w:author="Angel Garcia" w:date="2020-06-16T14:29:00Z">
            <w:rPr/>
          </w:rPrChange>
        </w:rPr>
        <w:t>ealth</w:t>
      </w:r>
      <w:r w:rsidR="00922871" w:rsidRPr="008848DB">
        <w:rPr>
          <w:sz w:val="22"/>
          <w:rPrChange w:id="676" w:author="Angel Garcia" w:date="2020-06-16T14:29:00Z">
            <w:rPr/>
          </w:rPrChange>
        </w:rPr>
        <w:t>.</w:t>
      </w:r>
      <w:del w:id="677" w:author="Angel Garcia" w:date="2020-06-16T14:29:00Z">
        <w:r w:rsidR="00922871" w:rsidRPr="008848DB" w:rsidDel="008848DB">
          <w:rPr>
            <w:sz w:val="22"/>
            <w:rPrChange w:id="678" w:author="Angel Garcia" w:date="2020-06-16T14:29:00Z">
              <w:rPr/>
            </w:rPrChange>
          </w:rPr>
          <w:delText xml:space="preserve"> Ensure that the scripts run to completion in each post-action step.</w:delText>
        </w:r>
      </w:del>
    </w:p>
    <w:p w14:paraId="4772C777" w14:textId="5B01CE58" w:rsidR="007C71B0" w:rsidRDefault="007C71B0" w:rsidP="007C71B0">
      <w:pPr>
        <w:pStyle w:val="BodyText0"/>
        <w:ind w:left="720"/>
      </w:pPr>
      <w:r>
        <w:rPr>
          <w:noProof/>
        </w:rPr>
        <w:lastRenderedPageBreak/>
        <w:drawing>
          <wp:inline distT="0" distB="0" distL="0" distR="0" wp14:anchorId="6F55E08E" wp14:editId="5B5AFECB">
            <wp:extent cx="3414807" cy="43148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35506" cy="4340980"/>
                    </a:xfrm>
                    <a:prstGeom prst="rect">
                      <a:avLst/>
                    </a:prstGeom>
                  </pic:spPr>
                </pic:pic>
              </a:graphicData>
            </a:graphic>
          </wp:inline>
        </w:drawing>
      </w:r>
    </w:p>
    <w:p w14:paraId="15E1DB42" w14:textId="3C08A782" w:rsidR="00F05A21" w:rsidDel="008848DB" w:rsidRDefault="00F05A21" w:rsidP="00F05A21">
      <w:pPr>
        <w:pStyle w:val="BodyText0"/>
        <w:ind w:firstLine="360"/>
        <w:rPr>
          <w:del w:id="679" w:author="Angel Garcia" w:date="2020-06-16T14:30:00Z"/>
        </w:rPr>
      </w:pPr>
    </w:p>
    <w:p w14:paraId="6984DBA3" w14:textId="4D0AC06C" w:rsidR="008D3A3C" w:rsidDel="008848DB" w:rsidRDefault="08E2DEFE" w:rsidP="008848DB">
      <w:pPr>
        <w:pStyle w:val="BodyText0"/>
        <w:rPr>
          <w:del w:id="680" w:author="Angel Garcia" w:date="2020-06-16T14:30:00Z"/>
        </w:rPr>
      </w:pPr>
      <w:r w:rsidRPr="008848DB">
        <w:rPr>
          <w:sz w:val="22"/>
          <w:rPrChange w:id="681" w:author="Angel Garcia" w:date="2020-06-16T14:29:00Z">
            <w:rPr/>
          </w:rPrChange>
        </w:rPr>
        <w:t>VM Blade</w:t>
      </w:r>
    </w:p>
    <w:p w14:paraId="3084D0CB" w14:textId="77777777" w:rsidR="008848DB" w:rsidRPr="008848DB" w:rsidRDefault="008848DB">
      <w:pPr>
        <w:pStyle w:val="BodyText0"/>
        <w:rPr>
          <w:ins w:id="682" w:author="Angel Garcia" w:date="2020-06-16T14:30:00Z"/>
          <w:sz w:val="22"/>
          <w:rPrChange w:id="683" w:author="Angel Garcia" w:date="2020-06-16T14:29:00Z">
            <w:rPr>
              <w:ins w:id="684" w:author="Angel Garcia" w:date="2020-06-16T14:30:00Z"/>
            </w:rPr>
          </w:rPrChange>
        </w:rPr>
        <w:pPrChange w:id="685" w:author="Angel Garcia" w:date="2020-06-16T14:30:00Z">
          <w:pPr>
            <w:pStyle w:val="BodyText0"/>
            <w:ind w:left="360"/>
          </w:pPr>
        </w:pPrChange>
      </w:pPr>
    </w:p>
    <w:p w14:paraId="212DE5E1" w14:textId="28874A7A" w:rsidR="00F05A21" w:rsidRDefault="009B2860">
      <w:pPr>
        <w:pStyle w:val="BodyText0"/>
        <w:pPrChange w:id="686" w:author="Angel Garcia" w:date="2020-06-16T14:30:00Z">
          <w:pPr>
            <w:pStyle w:val="BodyText0"/>
            <w:ind w:firstLine="360"/>
          </w:pPr>
        </w:pPrChange>
      </w:pPr>
      <w:ins w:id="687" w:author="Angel Garcia" w:date="2020-06-16T14:30:00Z">
        <w:r>
          <w:lastRenderedPageBreak/>
          <w:t xml:space="preserve">       </w:t>
        </w:r>
      </w:ins>
      <w:r w:rsidR="00F05A21">
        <w:rPr>
          <w:noProof/>
        </w:rPr>
        <w:drawing>
          <wp:inline distT="0" distB="0" distL="0" distR="0" wp14:anchorId="65CEDD9B" wp14:editId="00C2D2D9">
            <wp:extent cx="4572000" cy="3381375"/>
            <wp:effectExtent l="0" t="0" r="0" b="0"/>
            <wp:docPr id="103746117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572000" cy="3381375"/>
                    </a:xfrm>
                    <a:prstGeom prst="rect">
                      <a:avLst/>
                    </a:prstGeom>
                  </pic:spPr>
                </pic:pic>
              </a:graphicData>
            </a:graphic>
          </wp:inline>
        </w:drawing>
      </w:r>
    </w:p>
    <w:p w14:paraId="4340D5EB" w14:textId="6BE4855D" w:rsidR="08E2DEFE" w:rsidRPr="008848DB" w:rsidRDefault="08E2DEFE" w:rsidP="08E2DEFE">
      <w:pPr>
        <w:pStyle w:val="BodyText0"/>
        <w:ind w:firstLine="360"/>
        <w:rPr>
          <w:sz w:val="22"/>
          <w:rPrChange w:id="688" w:author="Angel Garcia" w:date="2020-06-16T14:29:00Z">
            <w:rPr/>
          </w:rPrChange>
        </w:rPr>
      </w:pPr>
      <w:r w:rsidRPr="008848DB">
        <w:rPr>
          <w:sz w:val="22"/>
          <w:rPrChange w:id="689" w:author="Angel Garcia" w:date="2020-06-16T14:29:00Z">
            <w:rPr/>
          </w:rPrChange>
        </w:rPr>
        <w:t>Boot Diagnostic</w:t>
      </w:r>
      <w:ins w:id="690" w:author="Angel Garcia" w:date="2020-06-16T14:29:00Z">
        <w:r w:rsidR="008848DB">
          <w:rPr>
            <w:sz w:val="22"/>
          </w:rPr>
          <w:t>s</w:t>
        </w:r>
      </w:ins>
      <w:del w:id="691" w:author="Angel Garcia" w:date="2020-06-16T14:29:00Z">
        <w:r w:rsidRPr="008848DB" w:rsidDel="008848DB">
          <w:rPr>
            <w:sz w:val="22"/>
            <w:rPrChange w:id="692" w:author="Angel Garcia" w:date="2020-06-16T14:29:00Z">
              <w:rPr/>
            </w:rPrChange>
          </w:rPr>
          <w:delText>'s</w:delText>
        </w:r>
      </w:del>
    </w:p>
    <w:p w14:paraId="1D58C667" w14:textId="4F6EB9B4" w:rsidR="08E2DEFE" w:rsidRDefault="08E2DEFE" w:rsidP="08E2DEFE">
      <w:pPr>
        <w:pStyle w:val="BodyText0"/>
        <w:ind w:firstLine="360"/>
      </w:pPr>
      <w:r>
        <w:rPr>
          <w:noProof/>
        </w:rPr>
        <w:drawing>
          <wp:inline distT="0" distB="0" distL="0" distR="0" wp14:anchorId="632B3B94" wp14:editId="7A6D9037">
            <wp:extent cx="4572000" cy="3343275"/>
            <wp:effectExtent l="0" t="0" r="0" b="0"/>
            <wp:docPr id="152083503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72000" cy="3343275"/>
                    </a:xfrm>
                    <a:prstGeom prst="rect">
                      <a:avLst/>
                    </a:prstGeom>
                  </pic:spPr>
                </pic:pic>
              </a:graphicData>
            </a:graphic>
          </wp:inline>
        </w:drawing>
      </w:r>
    </w:p>
    <w:p w14:paraId="30072784" w14:textId="7BFD6F72" w:rsidR="08E2DEFE" w:rsidRPr="008848DB" w:rsidRDefault="08E2DEFE" w:rsidP="08E2DEFE">
      <w:pPr>
        <w:pStyle w:val="BodyText0"/>
        <w:ind w:firstLine="360"/>
        <w:rPr>
          <w:sz w:val="22"/>
          <w:rPrChange w:id="693" w:author="Angel Garcia" w:date="2020-06-16T14:29:00Z">
            <w:rPr/>
          </w:rPrChange>
        </w:rPr>
      </w:pPr>
      <w:r w:rsidRPr="008848DB">
        <w:rPr>
          <w:sz w:val="22"/>
          <w:rPrChange w:id="694" w:author="Angel Garcia" w:date="2020-06-16T14:29:00Z">
            <w:rPr/>
          </w:rPrChange>
        </w:rPr>
        <w:t>Boot Diagnostics Need a Storage Account in the VM’s region.</w:t>
      </w:r>
    </w:p>
    <w:p w14:paraId="37D65A29" w14:textId="258DD5E2" w:rsidR="08E2DEFE" w:rsidRDefault="08E2DEFE" w:rsidP="08E2DEFE">
      <w:pPr>
        <w:pStyle w:val="BodyText0"/>
        <w:ind w:firstLine="360"/>
      </w:pPr>
    </w:p>
    <w:p w14:paraId="48D5AF5E" w14:textId="72DA0A56" w:rsidR="006A0FEB" w:rsidRPr="006A0FEB" w:rsidRDefault="562DEFAE" w:rsidP="006A0FEB">
      <w:pPr>
        <w:pStyle w:val="BodyText0"/>
        <w:numPr>
          <w:ilvl w:val="0"/>
          <w:numId w:val="45"/>
        </w:numPr>
        <w:rPr>
          <w:ins w:id="695" w:author="Angel Garcia" w:date="2020-06-16T16:30:00Z"/>
          <w:sz w:val="22"/>
          <w:rPrChange w:id="696" w:author="Angel Garcia" w:date="2020-06-16T16:30:00Z">
            <w:rPr>
              <w:ins w:id="697" w:author="Angel Garcia" w:date="2020-06-16T16:30:00Z"/>
              <w:sz w:val="22"/>
            </w:rPr>
          </w:rPrChange>
        </w:rPr>
        <w:pPrChange w:id="698" w:author="Angel Garcia" w:date="2020-06-16T16:30:00Z">
          <w:pPr>
            <w:pStyle w:val="BodyText0"/>
            <w:numPr>
              <w:ilvl w:val="1"/>
              <w:numId w:val="45"/>
            </w:numPr>
            <w:ind w:left="1440" w:hanging="360"/>
          </w:pPr>
        </w:pPrChange>
      </w:pPr>
      <w:r w:rsidRPr="008848DB">
        <w:rPr>
          <w:sz w:val="22"/>
          <w:rPrChange w:id="699" w:author="Angel Garcia" w:date="2020-06-16T14:29:00Z">
            <w:rPr/>
          </w:rPrChange>
        </w:rPr>
        <w:t>Verify Connectivity</w:t>
      </w:r>
    </w:p>
    <w:p w14:paraId="055A23E3" w14:textId="612B591A" w:rsidR="006A0FEB" w:rsidRPr="004F6D96" w:rsidRDefault="006A0FEB" w:rsidP="004F6D96">
      <w:pPr>
        <w:pStyle w:val="BodyText0"/>
        <w:numPr>
          <w:ilvl w:val="1"/>
          <w:numId w:val="45"/>
        </w:numPr>
        <w:rPr>
          <w:sz w:val="22"/>
          <w:rPrChange w:id="700" w:author="Angel Garcia" w:date="2020-06-16T16:59:00Z">
            <w:rPr/>
          </w:rPrChange>
        </w:rPr>
        <w:pPrChange w:id="701" w:author="Angel Garcia" w:date="2020-06-16T16:59:00Z">
          <w:pPr>
            <w:pStyle w:val="BodyText0"/>
            <w:numPr>
              <w:numId w:val="45"/>
            </w:numPr>
            <w:ind w:left="720" w:hanging="360"/>
          </w:pPr>
        </w:pPrChange>
      </w:pPr>
      <w:ins w:id="702" w:author="Angel Garcia" w:date="2020-06-16T16:29:00Z">
        <w:r>
          <w:rPr>
            <w:sz w:val="22"/>
          </w:rPr>
          <w:t xml:space="preserve">RDP </w:t>
        </w:r>
      </w:ins>
      <w:ins w:id="703" w:author="Angel Garcia" w:date="2020-06-16T16:30:00Z">
        <w:r>
          <w:rPr>
            <w:sz w:val="22"/>
          </w:rPr>
          <w:t>into machines</w:t>
        </w:r>
      </w:ins>
    </w:p>
    <w:p w14:paraId="63CF9917" w14:textId="77777777" w:rsidR="00645597" w:rsidRDefault="00645597" w:rsidP="00584345">
      <w:pPr>
        <w:pStyle w:val="BodyText0"/>
        <w:ind w:left="720"/>
      </w:pPr>
    </w:p>
    <w:p w14:paraId="0C8D9B0C" w14:textId="143C9310" w:rsidR="003868B8" w:rsidRDefault="003868B8" w:rsidP="003868B8">
      <w:pPr>
        <w:pStyle w:val="Heading2"/>
        <w:rPr>
          <w:lang w:val="en-GB"/>
        </w:rPr>
      </w:pPr>
      <w:bookmarkStart w:id="704" w:name="_Toc16743300"/>
      <w:r>
        <w:rPr>
          <w:lang w:val="en-GB"/>
        </w:rPr>
        <w:t>Business Testing Handoff</w:t>
      </w:r>
      <w:bookmarkEnd w:id="704"/>
    </w:p>
    <w:p w14:paraId="568183EE" w14:textId="77777777" w:rsidR="003868B8" w:rsidRDefault="003868B8" w:rsidP="003868B8">
      <w:pPr>
        <w:rPr>
          <w:lang w:val="en-GB"/>
        </w:rPr>
      </w:pPr>
    </w:p>
    <w:p w14:paraId="72E277F8" w14:textId="2EC5EACE" w:rsidR="003868B8" w:rsidRPr="003868B8" w:rsidRDefault="000123E9">
      <w:pPr>
        <w:rPr>
          <w:lang w:val="en-GB"/>
        </w:rPr>
      </w:pPr>
      <w:r>
        <w:rPr>
          <w:lang w:val="en-GB"/>
        </w:rPr>
        <w:t>&lt;insert documentation&gt;</w:t>
      </w:r>
    </w:p>
    <w:p w14:paraId="563A85E8" w14:textId="1E300693" w:rsidR="009E50B3" w:rsidRDefault="009E50B3" w:rsidP="009E50B3">
      <w:pPr>
        <w:rPr>
          <w:lang w:val="en-GB"/>
        </w:rPr>
      </w:pPr>
    </w:p>
    <w:p w14:paraId="33790175" w14:textId="4439A6FE" w:rsidR="009E50B3" w:rsidRDefault="009E50B3" w:rsidP="009E50B3">
      <w:pPr>
        <w:rPr>
          <w:lang w:val="en-GB"/>
        </w:rPr>
      </w:pPr>
    </w:p>
    <w:p w14:paraId="72C82EAB" w14:textId="2C08CD18" w:rsidR="009E50B3" w:rsidRDefault="009E50B3" w:rsidP="009E50B3">
      <w:pPr>
        <w:rPr>
          <w:lang w:val="en-GB"/>
        </w:rPr>
      </w:pPr>
    </w:p>
    <w:p w14:paraId="39F1ADB1" w14:textId="2384FB58" w:rsidR="005D21EC" w:rsidRPr="00584345" w:rsidRDefault="005D21EC" w:rsidP="00584345">
      <w:pPr>
        <w:pStyle w:val="Heading1"/>
      </w:pPr>
      <w:bookmarkStart w:id="705" w:name="_Toc16743301"/>
      <w:r w:rsidRPr="00584345">
        <w:t>Disaster Recovery Test Plans</w:t>
      </w:r>
      <w:bookmarkEnd w:id="705"/>
    </w:p>
    <w:p w14:paraId="07A12510" w14:textId="77777777" w:rsidR="005D21EC" w:rsidRDefault="005D21EC" w:rsidP="005D21EC">
      <w:pPr>
        <w:rPr>
          <w:lang w:val="en-GB"/>
        </w:rPr>
      </w:pPr>
    </w:p>
    <w:p w14:paraId="4C178E69" w14:textId="77777777" w:rsidR="005D21EC" w:rsidRPr="006110B4" w:rsidRDefault="005D21EC" w:rsidP="00584345">
      <w:pPr>
        <w:pStyle w:val="Heading2"/>
      </w:pPr>
      <w:bookmarkStart w:id="706" w:name="_Toc16743302"/>
      <w:r>
        <w:t>Testing Types</w:t>
      </w:r>
      <w:bookmarkEnd w:id="706"/>
    </w:p>
    <w:p w14:paraId="6672CB96" w14:textId="105A9D75" w:rsidR="00637E94" w:rsidRDefault="005D21EC" w:rsidP="00637E94">
      <w:r>
        <w:t>Testing type vary from minimum preparation and resources to the most complex. Each bears its own characteristics, objectives, and benefits. The type of testing employed by an organization should be determined by, among other things, its age, and experience with disaster recovery planning, size, complexity, and nature of its business. Examples of testing methods in order of increasing complexity include:</w:t>
      </w:r>
      <w:r w:rsidR="00637E94" w:rsidRPr="00637E94">
        <w:t xml:space="preserve"> </w:t>
      </w:r>
    </w:p>
    <w:p w14:paraId="5CF91B46" w14:textId="77777777" w:rsidR="00637E94" w:rsidRDefault="00637E94" w:rsidP="00637E94">
      <w:pPr>
        <w:pStyle w:val="BodyText0"/>
        <w:spacing w:after="0"/>
      </w:pPr>
    </w:p>
    <w:tbl>
      <w:tblPr>
        <w:tblW w:w="99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4579"/>
        <w:gridCol w:w="3508"/>
      </w:tblGrid>
      <w:tr w:rsidR="00637E94" w14:paraId="0A2D775C" w14:textId="77777777" w:rsidTr="00C60D4C">
        <w:trPr>
          <w:trHeight w:val="284"/>
          <w:tblHeader/>
        </w:trPr>
        <w:tc>
          <w:tcPr>
            <w:tcW w:w="1618"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hideMark/>
          </w:tcPr>
          <w:p w14:paraId="5B9827D7" w14:textId="77777777" w:rsidR="00637E94" w:rsidRPr="006110B4" w:rsidRDefault="00637E94" w:rsidP="00C60D4C">
            <w:pPr>
              <w:pStyle w:val="TableText"/>
              <w:jc w:val="center"/>
              <w:rPr>
                <w:b/>
                <w:color w:val="FFFFFF" w:themeColor="background1"/>
              </w:rPr>
            </w:pPr>
            <w:r w:rsidRPr="006110B4">
              <w:rPr>
                <w:b/>
                <w:color w:val="FFFFFF" w:themeColor="background1"/>
              </w:rPr>
              <w:t>Type</w:t>
            </w:r>
            <w:r>
              <w:rPr>
                <w:b/>
                <w:color w:val="FFFFFF" w:themeColor="background1"/>
              </w:rPr>
              <w:t xml:space="preserve"> </w:t>
            </w:r>
            <w:r w:rsidRPr="006110B4">
              <w:rPr>
                <w:b/>
                <w:color w:val="FFFFFF" w:themeColor="background1"/>
              </w:rPr>
              <w:t>of</w:t>
            </w:r>
            <w:r>
              <w:rPr>
                <w:b/>
                <w:color w:val="FFFFFF" w:themeColor="background1"/>
              </w:rPr>
              <w:t xml:space="preserve"> </w:t>
            </w:r>
            <w:r w:rsidRPr="006110B4">
              <w:rPr>
                <w:b/>
                <w:color w:val="FFFFFF" w:themeColor="background1"/>
              </w:rPr>
              <w:t>Test</w:t>
            </w:r>
          </w:p>
        </w:tc>
        <w:tc>
          <w:tcPr>
            <w:tcW w:w="4721"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hideMark/>
          </w:tcPr>
          <w:p w14:paraId="773D5405" w14:textId="77777777" w:rsidR="00637E94" w:rsidRPr="006110B4" w:rsidRDefault="00637E94" w:rsidP="00C60D4C">
            <w:pPr>
              <w:pStyle w:val="TableText"/>
              <w:jc w:val="center"/>
              <w:rPr>
                <w:b/>
                <w:color w:val="FFFFFF" w:themeColor="background1"/>
              </w:rPr>
            </w:pPr>
            <w:r w:rsidRPr="006110B4">
              <w:rPr>
                <w:b/>
                <w:color w:val="FFFFFF" w:themeColor="background1"/>
              </w:rPr>
              <w:t>Process</w:t>
            </w:r>
          </w:p>
        </w:tc>
        <w:tc>
          <w:tcPr>
            <w:tcW w:w="3646" w:type="dxa"/>
            <w:tcBorders>
              <w:top w:val="single" w:sz="4" w:space="0" w:color="auto"/>
              <w:left w:val="single" w:sz="4" w:space="0" w:color="auto"/>
              <w:bottom w:val="single" w:sz="4" w:space="0" w:color="auto"/>
              <w:right w:val="single" w:sz="4" w:space="0" w:color="auto"/>
            </w:tcBorders>
            <w:shd w:val="clear" w:color="auto" w:fill="E36C0A" w:themeFill="accent6" w:themeFillShade="BF"/>
          </w:tcPr>
          <w:p w14:paraId="06CD39C2" w14:textId="77777777" w:rsidR="00637E94" w:rsidRPr="006110B4" w:rsidRDefault="00637E94" w:rsidP="00C60D4C">
            <w:pPr>
              <w:pStyle w:val="TableText"/>
              <w:jc w:val="center"/>
              <w:rPr>
                <w:b/>
                <w:color w:val="FFFFFF" w:themeColor="background1"/>
              </w:rPr>
            </w:pPr>
            <w:r>
              <w:rPr>
                <w:b/>
                <w:color w:val="FFFFFF" w:themeColor="background1"/>
              </w:rPr>
              <w:t>Frequency</w:t>
            </w:r>
          </w:p>
        </w:tc>
      </w:tr>
      <w:tr w:rsidR="00637E94" w14:paraId="36457A31" w14:textId="77777777" w:rsidTr="00C60D4C">
        <w:trPr>
          <w:trHeight w:val="284"/>
        </w:trPr>
        <w:tc>
          <w:tcPr>
            <w:tcW w:w="1618" w:type="dxa"/>
            <w:tcBorders>
              <w:top w:val="single" w:sz="4" w:space="0" w:color="auto"/>
              <w:left w:val="single" w:sz="4" w:space="0" w:color="auto"/>
              <w:bottom w:val="single" w:sz="4" w:space="0" w:color="auto"/>
              <w:right w:val="single" w:sz="4" w:space="0" w:color="auto"/>
            </w:tcBorders>
            <w:vAlign w:val="center"/>
            <w:hideMark/>
          </w:tcPr>
          <w:p w14:paraId="0D48BA86" w14:textId="77777777" w:rsidR="00637E94" w:rsidRDefault="00637E94" w:rsidP="00C60D4C">
            <w:pPr>
              <w:spacing w:before="40" w:after="40"/>
              <w:rPr>
                <w:lang w:eastAsia="en-ZA"/>
              </w:rPr>
            </w:pPr>
            <w:r>
              <w:rPr>
                <w:lang w:eastAsia="en-ZA"/>
              </w:rPr>
              <w:t>Plan Review</w:t>
            </w:r>
          </w:p>
        </w:tc>
        <w:tc>
          <w:tcPr>
            <w:tcW w:w="4721" w:type="dxa"/>
            <w:tcBorders>
              <w:top w:val="single" w:sz="4" w:space="0" w:color="auto"/>
              <w:left w:val="single" w:sz="4" w:space="0" w:color="auto"/>
              <w:bottom w:val="single" w:sz="4" w:space="0" w:color="auto"/>
              <w:right w:val="single" w:sz="4" w:space="0" w:color="auto"/>
            </w:tcBorders>
            <w:vAlign w:val="center"/>
            <w:hideMark/>
          </w:tcPr>
          <w:p w14:paraId="3A285FB3" w14:textId="77777777" w:rsidR="00637E94" w:rsidRPr="00803045" w:rsidRDefault="00637E94" w:rsidP="00C60D4C">
            <w:pPr>
              <w:spacing w:before="40" w:after="40"/>
              <w:rPr>
                <w:lang w:eastAsia="en-ZA"/>
              </w:rPr>
            </w:pPr>
            <w:r w:rsidRPr="00803045">
              <w:rPr>
                <w:lang w:eastAsia="en-ZA"/>
              </w:rPr>
              <w:t>This</w:t>
            </w:r>
            <w:r>
              <w:rPr>
                <w:lang w:eastAsia="en-ZA"/>
              </w:rPr>
              <w:t xml:space="preserve"> </w:t>
            </w:r>
            <w:r w:rsidRPr="00803045">
              <w:rPr>
                <w:lang w:eastAsia="en-ZA"/>
              </w:rPr>
              <w:t>type</w:t>
            </w:r>
            <w:r>
              <w:rPr>
                <w:lang w:eastAsia="en-ZA"/>
              </w:rPr>
              <w:t xml:space="preserve"> </w:t>
            </w:r>
            <w:r w:rsidRPr="00803045">
              <w:rPr>
                <w:lang w:eastAsia="en-ZA"/>
              </w:rPr>
              <w:t>of</w:t>
            </w:r>
            <w:r>
              <w:rPr>
                <w:lang w:eastAsia="en-ZA"/>
              </w:rPr>
              <w:t xml:space="preserve"> </w:t>
            </w:r>
            <w:r w:rsidRPr="00803045">
              <w:rPr>
                <w:lang w:eastAsia="en-ZA"/>
              </w:rPr>
              <w:t>test</w:t>
            </w:r>
            <w:r>
              <w:rPr>
                <w:lang w:eastAsia="en-ZA"/>
              </w:rPr>
              <w:t xml:space="preserve"> </w:t>
            </w:r>
            <w:r w:rsidRPr="00803045">
              <w:rPr>
                <w:lang w:eastAsia="en-ZA"/>
              </w:rPr>
              <w:t>requires</w:t>
            </w:r>
            <w:r>
              <w:rPr>
                <w:lang w:eastAsia="en-ZA"/>
              </w:rPr>
              <w:t xml:space="preserve"> </w:t>
            </w:r>
            <w:r w:rsidRPr="00803045">
              <w:rPr>
                <w:lang w:eastAsia="en-ZA"/>
              </w:rPr>
              <w:t>copies</w:t>
            </w:r>
            <w:r>
              <w:rPr>
                <w:lang w:eastAsia="en-ZA"/>
              </w:rPr>
              <w:t xml:space="preserve"> </w:t>
            </w:r>
            <w:r w:rsidRPr="00803045">
              <w:rPr>
                <w:lang w:eastAsia="en-ZA"/>
              </w:rPr>
              <w:t>of</w:t>
            </w:r>
            <w:r>
              <w:rPr>
                <w:lang w:eastAsia="en-ZA"/>
              </w:rPr>
              <w:t xml:space="preserve"> </w:t>
            </w:r>
            <w:r w:rsidRPr="00803045">
              <w:rPr>
                <w:lang w:eastAsia="en-ZA"/>
              </w:rPr>
              <w:t>the</w:t>
            </w:r>
            <w:r>
              <w:rPr>
                <w:lang w:eastAsia="en-ZA"/>
              </w:rPr>
              <w:t xml:space="preserve"> </w:t>
            </w:r>
            <w:r w:rsidRPr="00803045">
              <w:rPr>
                <w:lang w:eastAsia="en-ZA"/>
              </w:rPr>
              <w:t>plan</w:t>
            </w:r>
            <w:r>
              <w:rPr>
                <w:lang w:eastAsia="en-ZA"/>
              </w:rPr>
              <w:t xml:space="preserve"> </w:t>
            </w:r>
            <w:r w:rsidRPr="00803045">
              <w:rPr>
                <w:lang w:eastAsia="en-ZA"/>
              </w:rPr>
              <w:t>to</w:t>
            </w:r>
            <w:r>
              <w:rPr>
                <w:lang w:eastAsia="en-ZA"/>
              </w:rPr>
              <w:t xml:space="preserve"> </w:t>
            </w:r>
            <w:r w:rsidRPr="00803045">
              <w:rPr>
                <w:lang w:eastAsia="en-ZA"/>
              </w:rPr>
              <w:t>be</w:t>
            </w:r>
            <w:r>
              <w:rPr>
                <w:lang w:eastAsia="en-ZA"/>
              </w:rPr>
              <w:t xml:space="preserve"> </w:t>
            </w:r>
            <w:r w:rsidRPr="00803045">
              <w:rPr>
                <w:lang w:eastAsia="en-ZA"/>
              </w:rPr>
              <w:t>distributed</w:t>
            </w:r>
            <w:r>
              <w:rPr>
                <w:lang w:eastAsia="en-ZA"/>
              </w:rPr>
              <w:t xml:space="preserve"> </w:t>
            </w:r>
            <w:r w:rsidRPr="00803045">
              <w:rPr>
                <w:lang w:eastAsia="en-ZA"/>
              </w:rPr>
              <w:t>to</w:t>
            </w:r>
            <w:r>
              <w:rPr>
                <w:lang w:eastAsia="en-ZA"/>
              </w:rPr>
              <w:t xml:space="preserve"> </w:t>
            </w:r>
            <w:r w:rsidRPr="00803045">
              <w:rPr>
                <w:lang w:eastAsia="en-ZA"/>
              </w:rPr>
              <w:t>different</w:t>
            </w:r>
            <w:r>
              <w:rPr>
                <w:lang w:eastAsia="en-ZA"/>
              </w:rPr>
              <w:t xml:space="preserve"> </w:t>
            </w:r>
            <w:r w:rsidRPr="00803045">
              <w:rPr>
                <w:lang w:eastAsia="en-ZA"/>
              </w:rPr>
              <w:t>departments/functional</w:t>
            </w:r>
            <w:r>
              <w:rPr>
                <w:lang w:eastAsia="en-ZA"/>
              </w:rPr>
              <w:t xml:space="preserve"> </w:t>
            </w:r>
            <w:r w:rsidRPr="00803045">
              <w:rPr>
                <w:lang w:eastAsia="en-ZA"/>
              </w:rPr>
              <w:t>areas</w:t>
            </w:r>
            <w:r>
              <w:rPr>
                <w:lang w:eastAsia="en-ZA"/>
              </w:rPr>
              <w:t xml:space="preserve"> </w:t>
            </w:r>
            <w:r w:rsidRPr="00803045">
              <w:rPr>
                <w:lang w:eastAsia="en-ZA"/>
              </w:rPr>
              <w:t>for</w:t>
            </w:r>
            <w:r>
              <w:rPr>
                <w:lang w:eastAsia="en-ZA"/>
              </w:rPr>
              <w:t xml:space="preserve"> </w:t>
            </w:r>
            <w:r w:rsidRPr="00803045">
              <w:rPr>
                <w:lang w:eastAsia="en-ZA"/>
              </w:rPr>
              <w:t>review</w:t>
            </w:r>
            <w:r>
              <w:rPr>
                <w:lang w:eastAsia="en-ZA"/>
              </w:rPr>
              <w:t>.</w:t>
            </w:r>
          </w:p>
        </w:tc>
        <w:tc>
          <w:tcPr>
            <w:tcW w:w="3646" w:type="dxa"/>
            <w:tcBorders>
              <w:top w:val="single" w:sz="4" w:space="0" w:color="auto"/>
              <w:left w:val="single" w:sz="4" w:space="0" w:color="auto"/>
              <w:bottom w:val="single" w:sz="4" w:space="0" w:color="auto"/>
              <w:right w:val="single" w:sz="4" w:space="0" w:color="auto"/>
            </w:tcBorders>
          </w:tcPr>
          <w:p w14:paraId="39EC38A2" w14:textId="2B7F0F3B" w:rsidR="00637E94" w:rsidRDefault="00637E94" w:rsidP="00C60D4C">
            <w:pPr>
              <w:spacing w:before="40" w:after="40"/>
              <w:rPr>
                <w:lang w:eastAsia="en-ZA"/>
              </w:rPr>
            </w:pPr>
            <w:r>
              <w:rPr>
                <w:lang w:eastAsia="en-ZA"/>
              </w:rPr>
              <w:t xml:space="preserve">Yearly (10M &amp; </w:t>
            </w:r>
            <w:del w:id="707" w:author="Kevin Babbington" w:date="2020-02-07T08:43:00Z">
              <w:r w:rsidR="00C60D4C" w:rsidDel="00E33F85">
                <w:rPr>
                  <w:lang w:eastAsia="en-ZA"/>
                </w:rPr>
                <w:delText>Contoso</w:delText>
              </w:r>
            </w:del>
            <w:ins w:id="708" w:author="Kevin Babbington" w:date="2020-02-07T08:43:00Z">
              <w:r w:rsidR="00E33F85">
                <w:rPr>
                  <w:lang w:eastAsia="en-ZA"/>
                </w:rPr>
                <w:t>ELC</w:t>
              </w:r>
            </w:ins>
            <w:r>
              <w:rPr>
                <w:lang w:eastAsia="en-ZA"/>
              </w:rPr>
              <w:t>)</w:t>
            </w:r>
          </w:p>
        </w:tc>
      </w:tr>
      <w:tr w:rsidR="00637E94" w14:paraId="6DCBE194" w14:textId="77777777" w:rsidTr="00C60D4C">
        <w:trPr>
          <w:trHeight w:val="284"/>
        </w:trPr>
        <w:tc>
          <w:tcPr>
            <w:tcW w:w="1618" w:type="dxa"/>
            <w:tcBorders>
              <w:top w:val="single" w:sz="4" w:space="0" w:color="auto"/>
              <w:left w:val="single" w:sz="4" w:space="0" w:color="auto"/>
              <w:bottom w:val="single" w:sz="4" w:space="0" w:color="auto"/>
              <w:right w:val="single" w:sz="4" w:space="0" w:color="auto"/>
            </w:tcBorders>
            <w:vAlign w:val="center"/>
            <w:hideMark/>
          </w:tcPr>
          <w:p w14:paraId="226D6D63" w14:textId="1B481E53" w:rsidR="00637E94" w:rsidRDefault="001A6712" w:rsidP="00C60D4C">
            <w:pPr>
              <w:spacing w:before="40" w:after="40"/>
              <w:rPr>
                <w:lang w:eastAsia="en-ZA"/>
              </w:rPr>
            </w:pPr>
            <w:ins w:id="709" w:author="Kevin Babbington" w:date="2020-02-07T08:42:00Z">
              <w:r>
                <w:rPr>
                  <w:lang w:eastAsia="en-ZA"/>
                </w:rPr>
                <w:t>T</w:t>
              </w:r>
              <w:r w:rsidRPr="001A6712">
                <w:rPr>
                  <w:lang w:eastAsia="en-ZA"/>
                </w:rPr>
                <w:t>abletop exercise</w:t>
              </w:r>
            </w:ins>
            <w:del w:id="710" w:author="Kevin Babbington" w:date="2020-02-07T08:42:00Z">
              <w:r w:rsidR="00637E94" w:rsidDel="001A6712">
                <w:rPr>
                  <w:lang w:eastAsia="en-ZA"/>
                </w:rPr>
                <w:delText>Structured Walk Through</w:delText>
              </w:r>
            </w:del>
          </w:p>
        </w:tc>
        <w:tc>
          <w:tcPr>
            <w:tcW w:w="4721" w:type="dxa"/>
            <w:tcBorders>
              <w:top w:val="single" w:sz="4" w:space="0" w:color="auto"/>
              <w:left w:val="single" w:sz="4" w:space="0" w:color="auto"/>
              <w:bottom w:val="single" w:sz="4" w:space="0" w:color="auto"/>
              <w:right w:val="single" w:sz="4" w:space="0" w:color="auto"/>
            </w:tcBorders>
            <w:vAlign w:val="center"/>
            <w:hideMark/>
          </w:tcPr>
          <w:p w14:paraId="5B0A42A9" w14:textId="77777777" w:rsidR="00637E94" w:rsidRDefault="00637E94" w:rsidP="00C60D4C">
            <w:pPr>
              <w:spacing w:before="40" w:after="40"/>
              <w:rPr>
                <w:lang w:eastAsia="en-ZA"/>
              </w:rPr>
            </w:pPr>
            <w:r>
              <w:rPr>
                <w:lang w:eastAsia="en-ZA"/>
              </w:rPr>
              <w:t>This type of test requires representatives from each department/functional area come together to go over the plan to ensure its accuracy. The team reviews the plan, its scope, assumptions, and reporting structures.</w:t>
            </w:r>
          </w:p>
        </w:tc>
        <w:tc>
          <w:tcPr>
            <w:tcW w:w="3646" w:type="dxa"/>
            <w:tcBorders>
              <w:top w:val="single" w:sz="4" w:space="0" w:color="auto"/>
              <w:left w:val="single" w:sz="4" w:space="0" w:color="auto"/>
              <w:bottom w:val="single" w:sz="4" w:space="0" w:color="auto"/>
              <w:right w:val="single" w:sz="4" w:space="0" w:color="auto"/>
            </w:tcBorders>
          </w:tcPr>
          <w:p w14:paraId="33AC231D" w14:textId="7E084E46" w:rsidR="00637E94" w:rsidRDefault="00637E94" w:rsidP="00C60D4C">
            <w:pPr>
              <w:spacing w:before="40" w:after="40"/>
              <w:rPr>
                <w:lang w:eastAsia="en-ZA"/>
              </w:rPr>
            </w:pPr>
            <w:r>
              <w:rPr>
                <w:lang w:eastAsia="en-ZA"/>
              </w:rPr>
              <w:t xml:space="preserve">Yearly (10M &amp; </w:t>
            </w:r>
            <w:ins w:id="711" w:author="Kevin Babbington" w:date="2020-02-07T08:43:00Z">
              <w:r w:rsidR="00E33F85">
                <w:rPr>
                  <w:lang w:eastAsia="en-ZA"/>
                </w:rPr>
                <w:t>ELC</w:t>
              </w:r>
            </w:ins>
            <w:del w:id="712" w:author="Kevin Babbington" w:date="2020-02-07T08:43:00Z">
              <w:r w:rsidR="00C60D4C" w:rsidDel="00E33F85">
                <w:rPr>
                  <w:lang w:eastAsia="en-ZA"/>
                </w:rPr>
                <w:delText>Contoso</w:delText>
              </w:r>
            </w:del>
            <w:r>
              <w:rPr>
                <w:lang w:eastAsia="en-ZA"/>
              </w:rPr>
              <w:t>)</w:t>
            </w:r>
          </w:p>
        </w:tc>
      </w:tr>
      <w:tr w:rsidR="00637E94" w14:paraId="55E8CB7A" w14:textId="77777777" w:rsidTr="00C60D4C">
        <w:trPr>
          <w:trHeight w:val="284"/>
        </w:trPr>
        <w:tc>
          <w:tcPr>
            <w:tcW w:w="16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99E6FF" w14:textId="77777777" w:rsidR="00637E94" w:rsidRPr="00A34F8F" w:rsidRDefault="00637E94" w:rsidP="00C60D4C">
            <w:pPr>
              <w:spacing w:before="40" w:after="40"/>
              <w:rPr>
                <w:lang w:eastAsia="en-ZA"/>
              </w:rPr>
            </w:pPr>
            <w:r>
              <w:rPr>
                <w:lang w:eastAsia="en-ZA"/>
              </w:rPr>
              <w:t>Test Failover</w:t>
            </w:r>
          </w:p>
        </w:tc>
        <w:tc>
          <w:tcPr>
            <w:tcW w:w="4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3FA4C5" w14:textId="77777777" w:rsidR="00637E94" w:rsidRPr="00A34F8F" w:rsidRDefault="00637E94" w:rsidP="00C60D4C">
            <w:pPr>
              <w:spacing w:before="40" w:after="40"/>
              <w:rPr>
                <w:lang w:eastAsia="en-ZA"/>
              </w:rPr>
            </w:pPr>
            <w:r>
              <w:rPr>
                <w:lang w:eastAsia="en-ZA"/>
              </w:rPr>
              <w:t xml:space="preserve">Operational and support functions come together to execute a test failover in Azure. </w:t>
            </w:r>
          </w:p>
        </w:tc>
        <w:tc>
          <w:tcPr>
            <w:tcW w:w="3646" w:type="dxa"/>
            <w:tcBorders>
              <w:top w:val="single" w:sz="4" w:space="0" w:color="auto"/>
              <w:left w:val="single" w:sz="4" w:space="0" w:color="auto"/>
              <w:bottom w:val="single" w:sz="4" w:space="0" w:color="auto"/>
              <w:right w:val="single" w:sz="4" w:space="0" w:color="auto"/>
            </w:tcBorders>
            <w:shd w:val="clear" w:color="auto" w:fill="FFFFFF" w:themeFill="background1"/>
          </w:tcPr>
          <w:p w14:paraId="4CA0F521" w14:textId="559D3EFA" w:rsidR="00637E94" w:rsidRDefault="00EE1512" w:rsidP="00C60D4C">
            <w:pPr>
              <w:spacing w:before="40" w:after="40"/>
              <w:rPr>
                <w:lang w:eastAsia="en-ZA"/>
              </w:rPr>
            </w:pPr>
            <w:r>
              <w:rPr>
                <w:lang w:eastAsia="en-ZA"/>
              </w:rPr>
              <w:t xml:space="preserve">Yearly </w:t>
            </w:r>
            <w:r w:rsidR="00637E94">
              <w:rPr>
                <w:lang w:eastAsia="en-ZA"/>
              </w:rPr>
              <w:t>(10M)</w:t>
            </w:r>
          </w:p>
        </w:tc>
      </w:tr>
      <w:tr w:rsidR="00637E94" w14:paraId="5AFDAF22" w14:textId="77777777" w:rsidTr="00C60D4C">
        <w:trPr>
          <w:trHeight w:val="284"/>
        </w:trPr>
        <w:tc>
          <w:tcPr>
            <w:tcW w:w="16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ED2F504" w14:textId="77777777" w:rsidR="00637E94" w:rsidRPr="00A34F8F" w:rsidRDefault="00637E94" w:rsidP="00C60D4C">
            <w:pPr>
              <w:spacing w:before="40" w:after="40"/>
              <w:rPr>
                <w:lang w:eastAsia="en-ZA"/>
              </w:rPr>
            </w:pPr>
            <w:r w:rsidRPr="00A34F8F">
              <w:rPr>
                <w:lang w:eastAsia="en-ZA"/>
              </w:rPr>
              <w:t>Full-interruption</w:t>
            </w:r>
            <w:r>
              <w:rPr>
                <w:lang w:eastAsia="en-ZA"/>
              </w:rPr>
              <w:t xml:space="preserve"> </w:t>
            </w:r>
            <w:r w:rsidRPr="00A34F8F">
              <w:rPr>
                <w:lang w:eastAsia="en-ZA"/>
              </w:rPr>
              <w:t>Test</w:t>
            </w:r>
          </w:p>
        </w:tc>
        <w:tc>
          <w:tcPr>
            <w:tcW w:w="4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E0E714B" w14:textId="77777777" w:rsidR="00637E94" w:rsidRPr="00A34F8F" w:rsidRDefault="00637E94" w:rsidP="00C60D4C">
            <w:pPr>
              <w:spacing w:before="40" w:after="40"/>
              <w:rPr>
                <w:lang w:eastAsia="en-ZA"/>
              </w:rPr>
            </w:pPr>
            <w:r w:rsidRPr="00A34F8F">
              <w:rPr>
                <w:lang w:eastAsia="en-ZA"/>
              </w:rPr>
              <w:t>The</w:t>
            </w:r>
            <w:r>
              <w:rPr>
                <w:lang w:eastAsia="en-ZA"/>
              </w:rPr>
              <w:t xml:space="preserve"> </w:t>
            </w:r>
            <w:r w:rsidRPr="00A34F8F">
              <w:rPr>
                <w:lang w:eastAsia="en-ZA"/>
              </w:rPr>
              <w:t>original</w:t>
            </w:r>
            <w:r>
              <w:rPr>
                <w:lang w:eastAsia="en-ZA"/>
              </w:rPr>
              <w:t xml:space="preserve"> </w:t>
            </w:r>
            <w:r w:rsidRPr="00A34F8F">
              <w:rPr>
                <w:lang w:eastAsia="en-ZA"/>
              </w:rPr>
              <w:t>site</w:t>
            </w:r>
            <w:r>
              <w:rPr>
                <w:lang w:eastAsia="en-ZA"/>
              </w:rPr>
              <w:t xml:space="preserve"> </w:t>
            </w:r>
            <w:r w:rsidRPr="00A34F8F">
              <w:rPr>
                <w:lang w:eastAsia="en-ZA"/>
              </w:rPr>
              <w:t>is</w:t>
            </w:r>
            <w:r>
              <w:rPr>
                <w:lang w:eastAsia="en-ZA"/>
              </w:rPr>
              <w:t xml:space="preserve"> </w:t>
            </w:r>
            <w:r w:rsidRPr="00A34F8F">
              <w:rPr>
                <w:lang w:eastAsia="en-ZA"/>
              </w:rPr>
              <w:t>totally</w:t>
            </w:r>
            <w:r>
              <w:rPr>
                <w:lang w:eastAsia="en-ZA"/>
              </w:rPr>
              <w:t xml:space="preserve"> </w:t>
            </w:r>
            <w:r w:rsidRPr="00A34F8F">
              <w:rPr>
                <w:lang w:eastAsia="en-ZA"/>
              </w:rPr>
              <w:t>shut</w:t>
            </w:r>
            <w:r>
              <w:rPr>
                <w:lang w:eastAsia="en-ZA"/>
              </w:rPr>
              <w:t xml:space="preserve"> </w:t>
            </w:r>
            <w:r w:rsidRPr="00A34F8F">
              <w:rPr>
                <w:lang w:eastAsia="en-ZA"/>
              </w:rPr>
              <w:t>down</w:t>
            </w:r>
            <w:r>
              <w:rPr>
                <w:lang w:eastAsia="en-ZA"/>
              </w:rPr>
              <w:t xml:space="preserve"> (manually), a Test Failover is performed, </w:t>
            </w:r>
            <w:r w:rsidRPr="00A34F8F">
              <w:rPr>
                <w:lang w:eastAsia="en-ZA"/>
              </w:rPr>
              <w:t>and</w:t>
            </w:r>
            <w:r>
              <w:rPr>
                <w:lang w:eastAsia="en-ZA"/>
              </w:rPr>
              <w:t xml:space="preserve"> application testing and </w:t>
            </w:r>
            <w:r w:rsidRPr="00A34F8F">
              <w:rPr>
                <w:lang w:eastAsia="en-ZA"/>
              </w:rPr>
              <w:t>processing</w:t>
            </w:r>
            <w:r>
              <w:rPr>
                <w:lang w:eastAsia="en-ZA"/>
              </w:rPr>
              <w:t xml:space="preserve"> tests </w:t>
            </w:r>
            <w:r w:rsidRPr="00A34F8F">
              <w:rPr>
                <w:lang w:eastAsia="en-ZA"/>
              </w:rPr>
              <w:t>takes</w:t>
            </w:r>
            <w:r>
              <w:rPr>
                <w:lang w:eastAsia="en-ZA"/>
              </w:rPr>
              <w:t xml:space="preserve"> </w:t>
            </w:r>
            <w:r w:rsidRPr="00A34F8F">
              <w:rPr>
                <w:lang w:eastAsia="en-ZA"/>
              </w:rPr>
              <w:t>place</w:t>
            </w:r>
            <w:r>
              <w:rPr>
                <w:lang w:eastAsia="en-ZA"/>
              </w:rPr>
              <w:t xml:space="preserve"> </w:t>
            </w:r>
            <w:r w:rsidRPr="00A34F8F">
              <w:rPr>
                <w:lang w:eastAsia="en-ZA"/>
              </w:rPr>
              <w:t>at</w:t>
            </w:r>
            <w:r>
              <w:rPr>
                <w:lang w:eastAsia="en-ZA"/>
              </w:rPr>
              <w:t xml:space="preserve"> </w:t>
            </w:r>
            <w:r w:rsidRPr="00A34F8F">
              <w:rPr>
                <w:lang w:eastAsia="en-ZA"/>
              </w:rPr>
              <w:t>the</w:t>
            </w:r>
            <w:r>
              <w:rPr>
                <w:lang w:eastAsia="en-ZA"/>
              </w:rPr>
              <w:t xml:space="preserve"> </w:t>
            </w:r>
            <w:r w:rsidRPr="00A34F8F">
              <w:rPr>
                <w:lang w:eastAsia="en-ZA"/>
              </w:rPr>
              <w:t>DR</w:t>
            </w:r>
            <w:r>
              <w:rPr>
                <w:lang w:eastAsia="en-ZA"/>
              </w:rPr>
              <w:t xml:space="preserve"> </w:t>
            </w:r>
            <w:r w:rsidRPr="00A34F8F">
              <w:rPr>
                <w:lang w:eastAsia="en-ZA"/>
              </w:rPr>
              <w:t>site.</w:t>
            </w:r>
            <w:r>
              <w:rPr>
                <w:lang w:eastAsia="en-ZA"/>
              </w:rPr>
              <w:t xml:space="preserve"> Upon completion of the test the original site infrastructure is restored. </w:t>
            </w:r>
          </w:p>
        </w:tc>
        <w:tc>
          <w:tcPr>
            <w:tcW w:w="3646" w:type="dxa"/>
            <w:tcBorders>
              <w:top w:val="single" w:sz="4" w:space="0" w:color="auto"/>
              <w:left w:val="single" w:sz="4" w:space="0" w:color="auto"/>
              <w:bottom w:val="single" w:sz="4" w:space="0" w:color="auto"/>
              <w:right w:val="single" w:sz="4" w:space="0" w:color="auto"/>
            </w:tcBorders>
            <w:shd w:val="clear" w:color="auto" w:fill="FFFFFF" w:themeFill="background1"/>
          </w:tcPr>
          <w:p w14:paraId="6B1D3817" w14:textId="16C34372" w:rsidR="00637E94" w:rsidRPr="00A34F8F" w:rsidRDefault="00EE1512" w:rsidP="00C60D4C">
            <w:pPr>
              <w:spacing w:before="40" w:after="40"/>
              <w:rPr>
                <w:lang w:eastAsia="en-ZA"/>
              </w:rPr>
            </w:pPr>
            <w:r>
              <w:rPr>
                <w:lang w:eastAsia="en-ZA"/>
              </w:rPr>
              <w:t xml:space="preserve">As Required </w:t>
            </w:r>
            <w:r w:rsidR="00637E94">
              <w:rPr>
                <w:lang w:eastAsia="en-ZA"/>
              </w:rPr>
              <w:t xml:space="preserve">(10M &amp; </w:t>
            </w:r>
            <w:del w:id="713" w:author="Kevin Babbington" w:date="2020-02-07T08:43:00Z">
              <w:r w:rsidR="00C60D4C" w:rsidDel="00E33F85">
                <w:rPr>
                  <w:lang w:eastAsia="en-ZA"/>
                </w:rPr>
                <w:delText>Contoso</w:delText>
              </w:r>
            </w:del>
            <w:ins w:id="714" w:author="Kevin Babbington" w:date="2020-02-07T08:43:00Z">
              <w:r w:rsidR="00E33F85">
                <w:rPr>
                  <w:lang w:eastAsia="en-ZA"/>
                </w:rPr>
                <w:t>ELC</w:t>
              </w:r>
            </w:ins>
            <w:r w:rsidR="00637E94">
              <w:rPr>
                <w:lang w:eastAsia="en-ZA"/>
              </w:rPr>
              <w:t>)</w:t>
            </w:r>
          </w:p>
        </w:tc>
      </w:tr>
    </w:tbl>
    <w:p w14:paraId="51349107" w14:textId="77777777" w:rsidR="00637E94" w:rsidRPr="006110B4" w:rsidRDefault="00637E94" w:rsidP="00637E94">
      <w:pPr>
        <w:rPr>
          <w:lang w:val="en-GB"/>
        </w:rPr>
      </w:pPr>
    </w:p>
    <w:p w14:paraId="7B36C038" w14:textId="1B000B00" w:rsidR="00EE1512" w:rsidRDefault="00EE1512" w:rsidP="00637E94">
      <w:pPr>
        <w:pStyle w:val="Heading3"/>
        <w:rPr>
          <w:lang w:val="en-GB"/>
        </w:rPr>
      </w:pPr>
      <w:bookmarkStart w:id="715" w:name="_Toc2676614"/>
      <w:r>
        <w:rPr>
          <w:lang w:val="en-GB"/>
        </w:rPr>
        <w:lastRenderedPageBreak/>
        <w:br/>
      </w:r>
    </w:p>
    <w:p w14:paraId="68ACA609" w14:textId="703D5019" w:rsidR="00637E94" w:rsidRDefault="00637E94" w:rsidP="00637E94">
      <w:pPr>
        <w:pStyle w:val="Heading3"/>
        <w:rPr>
          <w:lang w:val="en-GB"/>
        </w:rPr>
      </w:pPr>
      <w:bookmarkStart w:id="716" w:name="_Toc16743303"/>
      <w:r>
        <w:rPr>
          <w:lang w:val="en-GB"/>
        </w:rPr>
        <w:t>Plan Review</w:t>
      </w:r>
      <w:bookmarkEnd w:id="715"/>
      <w:bookmarkEnd w:id="716"/>
    </w:p>
    <w:p w14:paraId="426AA812" w14:textId="77777777" w:rsidR="00637E94" w:rsidRDefault="00637E94" w:rsidP="00637E94">
      <w:pPr>
        <w:rPr>
          <w:lang w:val="en-GB"/>
        </w:rPr>
      </w:pPr>
    </w:p>
    <w:p w14:paraId="10BE9D99" w14:textId="3A2F0E8A" w:rsidR="00637E94" w:rsidRPr="00331913" w:rsidRDefault="00637E94" w:rsidP="00637E94">
      <w:r>
        <w:rPr>
          <w:lang w:val="en-GB"/>
        </w:rPr>
        <w:t xml:space="preserve">For this test the </w:t>
      </w:r>
      <w:del w:id="717" w:author="Kevin Babbington" w:date="2020-02-07T08:44:00Z">
        <w:r w:rsidR="00C60D4C" w:rsidDel="00954699">
          <w:delText>Contoso</w:delText>
        </w:r>
      </w:del>
      <w:ins w:id="718" w:author="Kevin Babbington" w:date="2020-02-07T08:44:00Z">
        <w:r w:rsidR="00954699">
          <w:t>ELC</w:t>
        </w:r>
      </w:ins>
      <w:r>
        <w:t xml:space="preserve">, </w:t>
      </w:r>
      <w:r w:rsidRPr="00B91C46">
        <w:t>DR</w:t>
      </w:r>
      <w:r>
        <w:t xml:space="preserve"> </w:t>
      </w:r>
      <w:r w:rsidRPr="00B91C46">
        <w:t>Coordinator</w:t>
      </w:r>
      <w:r>
        <w:t xml:space="preserve"> will distribute the DraaS Playbook for review. The </w:t>
      </w:r>
      <w:del w:id="719" w:author="Kevin Babbington" w:date="2020-02-07T08:44:00Z">
        <w:r w:rsidR="00C60D4C" w:rsidDel="00954699">
          <w:delText>Contoso</w:delText>
        </w:r>
      </w:del>
      <w:ins w:id="720" w:author="Kevin Babbington" w:date="2020-02-07T08:44:00Z">
        <w:r w:rsidR="00954699">
          <w:t>ELC</w:t>
        </w:r>
      </w:ins>
      <w:r>
        <w:t xml:space="preserve"> DR coordinator is responsible for generating a </w:t>
      </w:r>
      <w:r w:rsidRPr="00F72435">
        <w:t>Service</w:t>
      </w:r>
      <w:r>
        <w:t xml:space="preserve"> </w:t>
      </w:r>
      <w:r w:rsidRPr="00F72435">
        <w:t>Improvement</w:t>
      </w:r>
      <w:r>
        <w:t xml:space="preserve"> </w:t>
      </w:r>
      <w:r w:rsidRPr="00F72435">
        <w:t>Plan</w:t>
      </w:r>
      <w:r>
        <w:t xml:space="preserve"> </w:t>
      </w:r>
      <w:r w:rsidRPr="00F72435">
        <w:t>based</w:t>
      </w:r>
      <w:r>
        <w:t xml:space="preserve"> </w:t>
      </w:r>
      <w:r w:rsidRPr="00F72435">
        <w:t>on</w:t>
      </w:r>
      <w:r>
        <w:t xml:space="preserve"> </w:t>
      </w:r>
      <w:r w:rsidRPr="00F72435">
        <w:t>the</w:t>
      </w:r>
      <w:r>
        <w:t xml:space="preserve"> output of this test.</w:t>
      </w:r>
    </w:p>
    <w:p w14:paraId="7BB0AF00" w14:textId="77777777" w:rsidR="00637E94" w:rsidRPr="00331913" w:rsidRDefault="00637E94" w:rsidP="00637E94"/>
    <w:p w14:paraId="44368A96" w14:textId="2CEEBDEC" w:rsidR="00637E94" w:rsidRPr="003D0738" w:rsidRDefault="00F45360" w:rsidP="00637E94">
      <w:pPr>
        <w:pStyle w:val="Heading3"/>
        <w:rPr>
          <w:lang w:val="en-GB"/>
        </w:rPr>
      </w:pPr>
      <w:bookmarkStart w:id="721" w:name="_Toc2676615"/>
      <w:bookmarkStart w:id="722" w:name="_Toc16743304"/>
      <w:ins w:id="723" w:author="Kevin Babbington" w:date="2020-02-07T08:42:00Z">
        <w:r>
          <w:rPr>
            <w:lang w:eastAsia="en-ZA"/>
          </w:rPr>
          <w:t>T</w:t>
        </w:r>
        <w:r w:rsidRPr="001A6712">
          <w:rPr>
            <w:lang w:eastAsia="en-ZA"/>
          </w:rPr>
          <w:t>abletop exercise</w:t>
        </w:r>
      </w:ins>
      <w:del w:id="724" w:author="Kevin Babbington" w:date="2020-02-07T08:42:00Z">
        <w:r w:rsidR="00637E94" w:rsidDel="00F45360">
          <w:rPr>
            <w:lang w:val="en-GB"/>
          </w:rPr>
          <w:delText>Structured Walk Through</w:delText>
        </w:r>
      </w:del>
      <w:bookmarkEnd w:id="721"/>
      <w:bookmarkEnd w:id="722"/>
    </w:p>
    <w:p w14:paraId="7B6F726E" w14:textId="77777777" w:rsidR="00637E94" w:rsidRDefault="00637E94" w:rsidP="00637E94">
      <w:pPr>
        <w:rPr>
          <w:lang w:val="en-GB"/>
        </w:rPr>
      </w:pPr>
    </w:p>
    <w:p w14:paraId="7D85F346" w14:textId="691F7501" w:rsidR="00637E94" w:rsidRPr="00331913" w:rsidRDefault="00637E94" w:rsidP="00637E94">
      <w:r>
        <w:rPr>
          <w:lang w:val="en-GB"/>
        </w:rPr>
        <w:t xml:space="preserve">For this test the </w:t>
      </w:r>
      <w:del w:id="725" w:author="Kevin Babbington" w:date="2020-02-07T08:44:00Z">
        <w:r w:rsidR="00C60D4C" w:rsidDel="00954699">
          <w:rPr>
            <w:lang w:val="en-GB"/>
          </w:rPr>
          <w:delText>Contoso</w:delText>
        </w:r>
      </w:del>
      <w:ins w:id="726" w:author="Kevin Babbington" w:date="2020-02-07T08:44:00Z">
        <w:r w:rsidR="00954699">
          <w:rPr>
            <w:lang w:val="en-GB"/>
          </w:rPr>
          <w:t>ELC</w:t>
        </w:r>
      </w:ins>
      <w:r>
        <w:rPr>
          <w:lang w:val="en-GB"/>
        </w:rPr>
        <w:t xml:space="preserve">, DR Coordinator will coordinate a meeting for review of the plan. </w:t>
      </w:r>
      <w:r>
        <w:t xml:space="preserve">The </w:t>
      </w:r>
      <w:del w:id="727" w:author="Kevin Babbington" w:date="2020-02-07T08:44:00Z">
        <w:r w:rsidR="00C60D4C" w:rsidDel="00954699">
          <w:delText>Contoso</w:delText>
        </w:r>
      </w:del>
      <w:ins w:id="728" w:author="Kevin Babbington" w:date="2020-02-07T08:44:00Z">
        <w:r w:rsidR="00954699">
          <w:t>ELC</w:t>
        </w:r>
      </w:ins>
      <w:r>
        <w:t xml:space="preserve"> DR coordinator is responsible for generating a </w:t>
      </w:r>
      <w:r w:rsidRPr="00F72435">
        <w:t>Service</w:t>
      </w:r>
      <w:r>
        <w:t xml:space="preserve"> </w:t>
      </w:r>
      <w:r w:rsidRPr="00F72435">
        <w:t>Improvement</w:t>
      </w:r>
      <w:r>
        <w:t xml:space="preserve"> </w:t>
      </w:r>
      <w:r w:rsidRPr="00F72435">
        <w:t>Plan</w:t>
      </w:r>
      <w:r>
        <w:t xml:space="preserve"> </w:t>
      </w:r>
      <w:r w:rsidRPr="00F72435">
        <w:t>based</w:t>
      </w:r>
      <w:r>
        <w:t xml:space="preserve"> </w:t>
      </w:r>
      <w:r w:rsidRPr="00F72435">
        <w:t>on</w:t>
      </w:r>
      <w:r>
        <w:t xml:space="preserve"> </w:t>
      </w:r>
      <w:r w:rsidRPr="00F72435">
        <w:t>the</w:t>
      </w:r>
      <w:r>
        <w:t xml:space="preserve"> output of this test.</w:t>
      </w:r>
    </w:p>
    <w:p w14:paraId="16D2B473" w14:textId="77777777" w:rsidR="00637E94" w:rsidRDefault="00637E94" w:rsidP="00637E94">
      <w:pPr>
        <w:rPr>
          <w:lang w:val="en-GB"/>
        </w:rPr>
      </w:pPr>
    </w:p>
    <w:p w14:paraId="2C616889" w14:textId="77777777" w:rsidR="00637E94" w:rsidRDefault="00637E94" w:rsidP="00637E94">
      <w:pPr>
        <w:pStyle w:val="Heading3"/>
        <w:rPr>
          <w:lang w:val="en-GB"/>
        </w:rPr>
      </w:pPr>
      <w:bookmarkStart w:id="729" w:name="_Toc2676616"/>
      <w:bookmarkStart w:id="730" w:name="_Toc16743305"/>
      <w:r w:rsidRPr="006110B4">
        <w:rPr>
          <w:lang w:val="en-GB"/>
        </w:rPr>
        <w:t>Test</w:t>
      </w:r>
      <w:r>
        <w:rPr>
          <w:lang w:val="en-GB"/>
        </w:rPr>
        <w:t xml:space="preserve"> </w:t>
      </w:r>
      <w:r w:rsidRPr="006110B4">
        <w:rPr>
          <w:lang w:val="en-GB"/>
        </w:rPr>
        <w:t>Failover</w:t>
      </w:r>
      <w:bookmarkEnd w:id="729"/>
      <w:bookmarkEnd w:id="730"/>
      <w:r>
        <w:rPr>
          <w:lang w:val="en-GB"/>
        </w:rPr>
        <w:t xml:space="preserve"> </w:t>
      </w:r>
    </w:p>
    <w:p w14:paraId="2FF4118F" w14:textId="77777777" w:rsidR="00637E94" w:rsidRDefault="00637E94" w:rsidP="00637E94">
      <w:pPr>
        <w:rPr>
          <w:lang w:val="en-GB"/>
        </w:rPr>
      </w:pPr>
    </w:p>
    <w:p w14:paraId="415260DC" w14:textId="77777777" w:rsidR="00637E94" w:rsidRPr="00331913" w:rsidRDefault="00637E94" w:rsidP="00637E94">
      <w:r>
        <w:rPr>
          <w:lang w:val="en-GB"/>
        </w:rPr>
        <w:t xml:space="preserve">For this test the </w:t>
      </w:r>
      <w:r>
        <w:t xml:space="preserve">10M Managed Services </w:t>
      </w:r>
      <w:r w:rsidRPr="00B91C46">
        <w:t>DR</w:t>
      </w:r>
      <w:r>
        <w:t xml:space="preserve"> </w:t>
      </w:r>
      <w:r w:rsidRPr="00B91C46">
        <w:t>Coordinator</w:t>
      </w:r>
      <w:r>
        <w:t xml:space="preserve"> / Technical Account Manager is responsible for generating a </w:t>
      </w:r>
      <w:r w:rsidRPr="00F72435">
        <w:t>Service</w:t>
      </w:r>
      <w:r>
        <w:t xml:space="preserve"> </w:t>
      </w:r>
      <w:r w:rsidRPr="00F72435">
        <w:t>Improvement</w:t>
      </w:r>
      <w:r>
        <w:t xml:space="preserve"> </w:t>
      </w:r>
      <w:r w:rsidRPr="00F72435">
        <w:t>Plan</w:t>
      </w:r>
      <w:r>
        <w:t xml:space="preserve"> </w:t>
      </w:r>
      <w:r w:rsidRPr="00F72435">
        <w:t>based</w:t>
      </w:r>
      <w:r>
        <w:t xml:space="preserve"> </w:t>
      </w:r>
      <w:r w:rsidRPr="00F72435">
        <w:t>on</w:t>
      </w:r>
      <w:r>
        <w:t xml:space="preserve"> </w:t>
      </w:r>
      <w:r w:rsidRPr="00F72435">
        <w:t>the</w:t>
      </w:r>
      <w:r>
        <w:t xml:space="preserve"> output of this test.</w:t>
      </w:r>
    </w:p>
    <w:p w14:paraId="30210A74" w14:textId="77777777" w:rsidR="00DB01D8" w:rsidRDefault="00DB01D8" w:rsidP="00637E94">
      <w:pPr>
        <w:rPr>
          <w:lang w:val="en-GB"/>
        </w:rPr>
      </w:pPr>
    </w:p>
    <w:p w14:paraId="15EF7788" w14:textId="6B8D8B2C" w:rsidR="005D21EC" w:rsidRPr="006110B4" w:rsidRDefault="005D21EC" w:rsidP="00DB01D8">
      <w:pPr>
        <w:pStyle w:val="Heading3"/>
        <w:rPr>
          <w:lang w:val="en-GB"/>
        </w:rPr>
      </w:pPr>
      <w:bookmarkStart w:id="731" w:name="_Toc16743306"/>
      <w:r w:rsidRPr="006110B4">
        <w:rPr>
          <w:lang w:val="en-GB"/>
        </w:rPr>
        <w:t>Full-interruption Test</w:t>
      </w:r>
      <w:bookmarkEnd w:id="731"/>
    </w:p>
    <w:p w14:paraId="1EC95A60" w14:textId="77777777" w:rsidR="005D21EC" w:rsidRDefault="005D21EC" w:rsidP="005D21EC">
      <w:pPr>
        <w:rPr>
          <w:lang w:val="en-GB"/>
        </w:rPr>
      </w:pPr>
    </w:p>
    <w:p w14:paraId="05F99432" w14:textId="6FCE2C45" w:rsidR="008B3A21" w:rsidRPr="00331913" w:rsidRDefault="008B3A21" w:rsidP="008B3A21">
      <w:r>
        <w:rPr>
          <w:lang w:val="en-GB"/>
        </w:rPr>
        <w:t xml:space="preserve">For this test the </w:t>
      </w:r>
      <w:del w:id="732" w:author="Kevin Babbington" w:date="2020-02-07T08:44:00Z">
        <w:r w:rsidR="00C60D4C" w:rsidDel="00954699">
          <w:rPr>
            <w:lang w:val="en-GB"/>
          </w:rPr>
          <w:delText>Contoso</w:delText>
        </w:r>
      </w:del>
      <w:ins w:id="733" w:author="Kevin Babbington" w:date="2020-02-07T08:44:00Z">
        <w:r w:rsidR="00954699">
          <w:rPr>
            <w:lang w:val="en-GB"/>
          </w:rPr>
          <w:t>ELC</w:t>
        </w:r>
      </w:ins>
      <w:r>
        <w:rPr>
          <w:lang w:val="en-GB"/>
        </w:rPr>
        <w:t xml:space="preserve"> DR Coordinator in conjunction with the </w:t>
      </w:r>
      <w:r>
        <w:t xml:space="preserve">10M Managed Services </w:t>
      </w:r>
      <w:r w:rsidRPr="00B91C46">
        <w:t>DR</w:t>
      </w:r>
      <w:r>
        <w:t xml:space="preserve"> </w:t>
      </w:r>
      <w:r w:rsidRPr="00B91C46">
        <w:t>Coordinator</w:t>
      </w:r>
      <w:r>
        <w:t xml:space="preserve"> </w:t>
      </w:r>
      <w:r>
        <w:rPr>
          <w:lang w:val="en-GB"/>
        </w:rPr>
        <w:t xml:space="preserve">will coordinate a meeting for review of the plan. </w:t>
      </w:r>
      <w:r>
        <w:t xml:space="preserve">The </w:t>
      </w:r>
      <w:del w:id="734" w:author="Kevin Babbington" w:date="2020-02-07T08:44:00Z">
        <w:r w:rsidR="00C60D4C" w:rsidDel="00954699">
          <w:delText>Contoso</w:delText>
        </w:r>
      </w:del>
      <w:ins w:id="735" w:author="Kevin Babbington" w:date="2020-02-07T08:44:00Z">
        <w:r w:rsidR="00954699">
          <w:t>ELC</w:t>
        </w:r>
      </w:ins>
      <w:r w:rsidR="00706050">
        <w:t xml:space="preserve"> </w:t>
      </w:r>
      <w:r>
        <w:t xml:space="preserve">DR coordinator is responsible for generating a </w:t>
      </w:r>
      <w:r w:rsidRPr="00F72435">
        <w:t>Service</w:t>
      </w:r>
      <w:r>
        <w:t xml:space="preserve"> </w:t>
      </w:r>
      <w:r w:rsidRPr="00F72435">
        <w:t>Improvement</w:t>
      </w:r>
      <w:r>
        <w:t xml:space="preserve"> </w:t>
      </w:r>
      <w:r w:rsidRPr="00F72435">
        <w:t>Plan</w:t>
      </w:r>
      <w:r>
        <w:t xml:space="preserve"> </w:t>
      </w:r>
      <w:r w:rsidRPr="00F72435">
        <w:t>based</w:t>
      </w:r>
      <w:r>
        <w:t xml:space="preserve"> </w:t>
      </w:r>
      <w:r w:rsidRPr="00F72435">
        <w:t>on</w:t>
      </w:r>
      <w:r>
        <w:t xml:space="preserve"> </w:t>
      </w:r>
      <w:r w:rsidRPr="00F72435">
        <w:t>the</w:t>
      </w:r>
      <w:r>
        <w:t xml:space="preserve"> output of this test.</w:t>
      </w:r>
    </w:p>
    <w:p w14:paraId="44EBC9B8" w14:textId="2BACC4A9" w:rsidR="009E50B3" w:rsidRPr="008B3A21" w:rsidRDefault="009E50B3"/>
    <w:p w14:paraId="1E014ECE" w14:textId="30D8F4A3" w:rsidR="009E50B3" w:rsidRDefault="009E50B3">
      <w:pPr>
        <w:rPr>
          <w:lang w:val="en-GB"/>
        </w:rPr>
      </w:pPr>
    </w:p>
    <w:p w14:paraId="0E2DCEE2" w14:textId="0E667A63" w:rsidR="00706050" w:rsidRDefault="00706050">
      <w:pPr>
        <w:rPr>
          <w:lang w:val="en-GB"/>
        </w:rPr>
      </w:pPr>
    </w:p>
    <w:p w14:paraId="0C71E9FB" w14:textId="0929F6A3" w:rsidR="00706050" w:rsidRDefault="00706050">
      <w:pPr>
        <w:rPr>
          <w:lang w:val="en-GB"/>
        </w:rPr>
      </w:pPr>
    </w:p>
    <w:p w14:paraId="29E78463" w14:textId="31CE9425" w:rsidR="00706050" w:rsidRDefault="00706050">
      <w:pPr>
        <w:rPr>
          <w:lang w:val="en-GB"/>
        </w:rPr>
      </w:pPr>
    </w:p>
    <w:p w14:paraId="5D162289" w14:textId="3537CC78" w:rsidR="00706050" w:rsidRDefault="00706050">
      <w:pPr>
        <w:rPr>
          <w:lang w:val="en-GB"/>
        </w:rPr>
      </w:pPr>
    </w:p>
    <w:p w14:paraId="38ABE43F" w14:textId="356017C2" w:rsidR="00706050" w:rsidRDefault="00706050">
      <w:pPr>
        <w:rPr>
          <w:lang w:val="en-GB"/>
        </w:rPr>
      </w:pPr>
    </w:p>
    <w:p w14:paraId="427C4345" w14:textId="342D8715" w:rsidR="00706050" w:rsidRDefault="00706050">
      <w:pPr>
        <w:rPr>
          <w:lang w:val="en-GB"/>
        </w:rPr>
      </w:pPr>
    </w:p>
    <w:p w14:paraId="51A40260" w14:textId="1BFBFD3C" w:rsidR="00706050" w:rsidRDefault="00706050">
      <w:pPr>
        <w:rPr>
          <w:lang w:val="en-GB"/>
        </w:rPr>
      </w:pPr>
    </w:p>
    <w:p w14:paraId="2D2EB0E7" w14:textId="77777777" w:rsidR="00706050" w:rsidRDefault="00706050">
      <w:pPr>
        <w:rPr>
          <w:lang w:val="en-GB"/>
        </w:rPr>
      </w:pPr>
    </w:p>
    <w:p w14:paraId="3484DFE9" w14:textId="55FE803E" w:rsidR="009E50B3" w:rsidRDefault="009E50B3">
      <w:pPr>
        <w:rPr>
          <w:lang w:val="en-GB"/>
        </w:rPr>
      </w:pPr>
    </w:p>
    <w:p w14:paraId="1F8AB8E5" w14:textId="209FF0FA" w:rsidR="009E50B3" w:rsidRDefault="009E50B3">
      <w:pPr>
        <w:rPr>
          <w:lang w:val="en-GB"/>
        </w:rPr>
      </w:pPr>
    </w:p>
    <w:p w14:paraId="32EC6CE1" w14:textId="29E8115F" w:rsidR="009E50B3" w:rsidRDefault="009E50B3">
      <w:pPr>
        <w:rPr>
          <w:lang w:val="en-GB"/>
        </w:rPr>
      </w:pPr>
    </w:p>
    <w:p w14:paraId="46EF3E41" w14:textId="00608E93" w:rsidR="009E50B3" w:rsidRDefault="009E50B3">
      <w:pPr>
        <w:rPr>
          <w:lang w:val="en-GB"/>
        </w:rPr>
      </w:pPr>
    </w:p>
    <w:p w14:paraId="134A4C16" w14:textId="2A56BA3D" w:rsidR="009E50B3" w:rsidRDefault="009E50B3">
      <w:pPr>
        <w:rPr>
          <w:lang w:val="en-GB"/>
        </w:rPr>
      </w:pPr>
    </w:p>
    <w:p w14:paraId="5C338E46" w14:textId="4FD3D6F0" w:rsidR="009E50B3" w:rsidRDefault="009E50B3">
      <w:pPr>
        <w:rPr>
          <w:lang w:val="en-GB"/>
        </w:rPr>
      </w:pPr>
    </w:p>
    <w:p w14:paraId="0CE98537" w14:textId="15327454" w:rsidR="009E50B3" w:rsidRDefault="009E50B3">
      <w:pPr>
        <w:rPr>
          <w:lang w:val="en-GB"/>
        </w:rPr>
      </w:pPr>
    </w:p>
    <w:p w14:paraId="4BA56ED1" w14:textId="77777777" w:rsidR="009E50B3" w:rsidRPr="00691F54" w:rsidRDefault="009E50B3" w:rsidP="00584345">
      <w:pPr>
        <w:rPr>
          <w:lang w:val="en-GB"/>
        </w:rPr>
      </w:pPr>
    </w:p>
    <w:p w14:paraId="4830ED37" w14:textId="7D802985" w:rsidR="00B66691" w:rsidRDefault="00B66691" w:rsidP="00584345">
      <w:pPr>
        <w:pStyle w:val="Heading1"/>
        <w:rPr>
          <w:lang w:val="en-GB"/>
        </w:rPr>
      </w:pPr>
      <w:bookmarkStart w:id="736" w:name="_Toc16743307"/>
      <w:r>
        <w:rPr>
          <w:lang w:val="en-GB"/>
        </w:rPr>
        <w:lastRenderedPageBreak/>
        <w:t>Appendix</w:t>
      </w:r>
      <w:bookmarkEnd w:id="736"/>
    </w:p>
    <w:p w14:paraId="608EAEE9" w14:textId="5CD91575" w:rsidR="009B71D6" w:rsidRDefault="009B71D6" w:rsidP="009B71D6">
      <w:pPr>
        <w:rPr>
          <w:lang w:val="en-GB"/>
        </w:rPr>
      </w:pPr>
    </w:p>
    <w:p w14:paraId="0F190A2A" w14:textId="27301CE0" w:rsidR="009B71D6" w:rsidRPr="00584345" w:rsidRDefault="009B71D6">
      <w:pPr>
        <w:pStyle w:val="Heading2"/>
        <w:rPr>
          <w:color w:val="243F60" w:themeColor="accent1" w:themeShade="7F"/>
          <w:sz w:val="24"/>
          <w:szCs w:val="24"/>
          <w:lang w:val="en-GB"/>
        </w:rPr>
      </w:pPr>
      <w:bookmarkStart w:id="737" w:name="_Toc16743308"/>
      <w:r>
        <w:rPr>
          <w:lang w:val="en-GB"/>
        </w:rPr>
        <w:t>Abbreviations</w:t>
      </w:r>
      <w:bookmarkEnd w:id="737"/>
    </w:p>
    <w:p w14:paraId="31D6B1F4" w14:textId="14759B03" w:rsidR="00B66691" w:rsidRDefault="00B66691" w:rsidP="00B66691">
      <w:pPr>
        <w:rPr>
          <w:lang w:val="en-GB"/>
        </w:rPr>
      </w:pPr>
    </w:p>
    <w:tbl>
      <w:tblPr>
        <w:tblStyle w:val="TableGrid"/>
        <w:tblW w:w="5000" w:type="pct"/>
        <w:tblBorders>
          <w:top w:val="none" w:sz="0" w:space="0" w:color="auto"/>
          <w:left w:val="none" w:sz="0" w:space="0" w:color="auto"/>
          <w:bottom w:val="single" w:sz="4" w:space="0" w:color="999999"/>
          <w:right w:val="none" w:sz="0" w:space="0" w:color="auto"/>
          <w:insideH w:val="single" w:sz="4" w:space="0" w:color="999999"/>
          <w:insideV w:val="single" w:sz="4" w:space="0" w:color="999999"/>
        </w:tblBorders>
        <w:tblLook w:val="04A0" w:firstRow="1" w:lastRow="0" w:firstColumn="1" w:lastColumn="0" w:noHBand="0" w:noVBand="1"/>
      </w:tblPr>
      <w:tblGrid>
        <w:gridCol w:w="2984"/>
        <w:gridCol w:w="7006"/>
      </w:tblGrid>
      <w:tr w:rsidR="00AF5F14" w14:paraId="6BF4EEBD" w14:textId="77777777" w:rsidTr="00584345">
        <w:trPr>
          <w:trHeight w:val="284"/>
        </w:trPr>
        <w:tc>
          <w:tcPr>
            <w:tcW w:w="2984" w:type="dxa"/>
            <w:tcBorders>
              <w:top w:val="nil"/>
              <w:left w:val="nil"/>
              <w:bottom w:val="single" w:sz="4" w:space="0" w:color="999999"/>
              <w:right w:val="single" w:sz="4" w:space="0" w:color="999999"/>
            </w:tcBorders>
            <w:shd w:val="clear" w:color="auto" w:fill="E36C0A" w:themeFill="accent6" w:themeFillShade="BF"/>
            <w:vAlign w:val="center"/>
            <w:hideMark/>
          </w:tcPr>
          <w:p w14:paraId="16599085" w14:textId="77777777" w:rsidR="00AF5F14" w:rsidRPr="00584345" w:rsidRDefault="00AF5F14" w:rsidP="00584345">
            <w:pPr>
              <w:pStyle w:val="TableText"/>
              <w:rPr>
                <w:color w:val="FFFFFF" w:themeColor="background1"/>
              </w:rPr>
            </w:pPr>
            <w:r w:rsidRPr="00584345">
              <w:rPr>
                <w:color w:val="FFFFFF" w:themeColor="background1"/>
              </w:rPr>
              <w:t>Abbreviation</w:t>
            </w:r>
          </w:p>
        </w:tc>
        <w:tc>
          <w:tcPr>
            <w:tcW w:w="7006" w:type="dxa"/>
            <w:tcBorders>
              <w:top w:val="nil"/>
              <w:left w:val="single" w:sz="4" w:space="0" w:color="999999"/>
              <w:bottom w:val="single" w:sz="4" w:space="0" w:color="999999"/>
              <w:right w:val="nil"/>
            </w:tcBorders>
            <w:shd w:val="clear" w:color="auto" w:fill="E36C0A" w:themeFill="accent6" w:themeFillShade="BF"/>
            <w:vAlign w:val="center"/>
            <w:hideMark/>
          </w:tcPr>
          <w:p w14:paraId="050A01D5" w14:textId="77777777" w:rsidR="00AF5F14" w:rsidRPr="00584345" w:rsidRDefault="00AF5F14" w:rsidP="00584345">
            <w:pPr>
              <w:pStyle w:val="TableText"/>
              <w:rPr>
                <w:color w:val="FFFFFF" w:themeColor="background1"/>
              </w:rPr>
            </w:pPr>
            <w:r w:rsidRPr="00584345">
              <w:rPr>
                <w:color w:val="FFFFFF" w:themeColor="background1"/>
              </w:rPr>
              <w:t>Description</w:t>
            </w:r>
          </w:p>
        </w:tc>
      </w:tr>
      <w:tr w:rsidR="00AF5F14" w14:paraId="6F124B43" w14:textId="77777777" w:rsidTr="00584345">
        <w:trPr>
          <w:trHeight w:val="284"/>
        </w:trPr>
        <w:tc>
          <w:tcPr>
            <w:tcW w:w="2984" w:type="dxa"/>
            <w:tcBorders>
              <w:top w:val="single" w:sz="4" w:space="0" w:color="999999"/>
              <w:left w:val="nil"/>
              <w:bottom w:val="single" w:sz="4" w:space="0" w:color="999999"/>
              <w:right w:val="single" w:sz="4" w:space="0" w:color="999999"/>
            </w:tcBorders>
            <w:hideMark/>
          </w:tcPr>
          <w:p w14:paraId="2E77C8DD" w14:textId="77777777" w:rsidR="00AF5F14" w:rsidRDefault="00AF5F14">
            <w:pPr>
              <w:spacing w:before="40" w:after="40"/>
              <w:rPr>
                <w:rFonts w:cs="Times New Roman"/>
                <w:lang w:eastAsia="en-ZA"/>
              </w:rPr>
            </w:pPr>
            <w:r>
              <w:rPr>
                <w:lang w:eastAsia="en-ZA"/>
              </w:rPr>
              <w:t xml:space="preserve">DR </w:t>
            </w:r>
          </w:p>
        </w:tc>
        <w:tc>
          <w:tcPr>
            <w:tcW w:w="7006" w:type="dxa"/>
            <w:tcBorders>
              <w:top w:val="single" w:sz="4" w:space="0" w:color="999999"/>
              <w:left w:val="single" w:sz="4" w:space="0" w:color="999999"/>
              <w:bottom w:val="single" w:sz="4" w:space="0" w:color="999999"/>
              <w:right w:val="nil"/>
            </w:tcBorders>
            <w:hideMark/>
          </w:tcPr>
          <w:p w14:paraId="44619808" w14:textId="77777777" w:rsidR="00AF5F14" w:rsidRDefault="00AF5F14">
            <w:pPr>
              <w:spacing w:before="40" w:after="40"/>
              <w:rPr>
                <w:lang w:eastAsia="en-ZA"/>
              </w:rPr>
            </w:pPr>
            <w:r>
              <w:rPr>
                <w:lang w:eastAsia="en-ZA"/>
              </w:rPr>
              <w:t>Disaster Recovery</w:t>
            </w:r>
          </w:p>
        </w:tc>
      </w:tr>
      <w:tr w:rsidR="00AF5F14" w14:paraId="039CECD9" w14:textId="77777777" w:rsidTr="00584345">
        <w:trPr>
          <w:trHeight w:val="284"/>
        </w:trPr>
        <w:tc>
          <w:tcPr>
            <w:tcW w:w="2984" w:type="dxa"/>
            <w:tcBorders>
              <w:top w:val="single" w:sz="4" w:space="0" w:color="999999"/>
              <w:left w:val="nil"/>
              <w:bottom w:val="single" w:sz="4" w:space="0" w:color="999999"/>
              <w:right w:val="single" w:sz="4" w:space="0" w:color="999999"/>
            </w:tcBorders>
            <w:hideMark/>
          </w:tcPr>
          <w:p w14:paraId="2BDE39CF" w14:textId="77777777" w:rsidR="00AF5F14" w:rsidRDefault="00AF5F14">
            <w:pPr>
              <w:spacing w:before="40" w:after="40"/>
              <w:rPr>
                <w:lang w:eastAsia="en-ZA"/>
              </w:rPr>
            </w:pPr>
            <w:r>
              <w:rPr>
                <w:lang w:eastAsia="en-ZA"/>
              </w:rPr>
              <w:t xml:space="preserve">RTO </w:t>
            </w:r>
          </w:p>
        </w:tc>
        <w:tc>
          <w:tcPr>
            <w:tcW w:w="7006" w:type="dxa"/>
            <w:tcBorders>
              <w:top w:val="single" w:sz="4" w:space="0" w:color="999999"/>
              <w:left w:val="single" w:sz="4" w:space="0" w:color="999999"/>
              <w:bottom w:val="single" w:sz="4" w:space="0" w:color="999999"/>
              <w:right w:val="nil"/>
            </w:tcBorders>
            <w:hideMark/>
          </w:tcPr>
          <w:p w14:paraId="075C8668" w14:textId="77777777" w:rsidR="00AF5F14" w:rsidRDefault="00AF5F14">
            <w:pPr>
              <w:spacing w:before="40" w:after="40"/>
              <w:rPr>
                <w:lang w:eastAsia="en-ZA"/>
              </w:rPr>
            </w:pPr>
            <w:r>
              <w:rPr>
                <w:lang w:eastAsia="en-ZA"/>
              </w:rPr>
              <w:t>Recovery time objective</w:t>
            </w:r>
          </w:p>
        </w:tc>
      </w:tr>
      <w:tr w:rsidR="00AF5F14" w14:paraId="226013B5" w14:textId="77777777" w:rsidTr="00584345">
        <w:trPr>
          <w:trHeight w:val="284"/>
        </w:trPr>
        <w:tc>
          <w:tcPr>
            <w:tcW w:w="2984" w:type="dxa"/>
            <w:tcBorders>
              <w:top w:val="single" w:sz="4" w:space="0" w:color="999999"/>
              <w:left w:val="nil"/>
              <w:bottom w:val="single" w:sz="4" w:space="0" w:color="999999"/>
              <w:right w:val="single" w:sz="4" w:space="0" w:color="999999"/>
            </w:tcBorders>
            <w:hideMark/>
          </w:tcPr>
          <w:p w14:paraId="3636E2A0" w14:textId="77777777" w:rsidR="00AF5F14" w:rsidRDefault="00AF5F14">
            <w:pPr>
              <w:spacing w:before="40" w:after="40"/>
              <w:rPr>
                <w:lang w:eastAsia="en-ZA"/>
              </w:rPr>
            </w:pPr>
            <w:r>
              <w:rPr>
                <w:lang w:eastAsia="en-ZA"/>
              </w:rPr>
              <w:t xml:space="preserve">RPO </w:t>
            </w:r>
          </w:p>
        </w:tc>
        <w:tc>
          <w:tcPr>
            <w:tcW w:w="7006" w:type="dxa"/>
            <w:tcBorders>
              <w:top w:val="single" w:sz="4" w:space="0" w:color="999999"/>
              <w:left w:val="single" w:sz="4" w:space="0" w:color="999999"/>
              <w:bottom w:val="single" w:sz="4" w:space="0" w:color="999999"/>
              <w:right w:val="nil"/>
            </w:tcBorders>
            <w:hideMark/>
          </w:tcPr>
          <w:p w14:paraId="72A0EAE4" w14:textId="77777777" w:rsidR="00AF5F14" w:rsidRDefault="00AF5F14">
            <w:pPr>
              <w:spacing w:before="40" w:after="40"/>
              <w:rPr>
                <w:lang w:eastAsia="en-ZA"/>
              </w:rPr>
            </w:pPr>
            <w:r>
              <w:rPr>
                <w:lang w:eastAsia="en-ZA"/>
              </w:rPr>
              <w:t>Recovery point objective</w:t>
            </w:r>
          </w:p>
        </w:tc>
      </w:tr>
      <w:tr w:rsidR="00AF5F14" w14:paraId="3658E21D" w14:textId="77777777" w:rsidTr="00584345">
        <w:trPr>
          <w:trHeight w:val="284"/>
        </w:trPr>
        <w:tc>
          <w:tcPr>
            <w:tcW w:w="2984" w:type="dxa"/>
            <w:tcBorders>
              <w:top w:val="single" w:sz="4" w:space="0" w:color="999999"/>
              <w:left w:val="nil"/>
              <w:bottom w:val="single" w:sz="4" w:space="0" w:color="999999"/>
              <w:right w:val="single" w:sz="4" w:space="0" w:color="999999"/>
            </w:tcBorders>
            <w:hideMark/>
          </w:tcPr>
          <w:p w14:paraId="5AE0C95D" w14:textId="77777777" w:rsidR="00AF5F14" w:rsidRDefault="00AF5F14">
            <w:pPr>
              <w:spacing w:before="40" w:after="40"/>
              <w:rPr>
                <w:lang w:eastAsia="en-ZA"/>
              </w:rPr>
            </w:pPr>
            <w:r>
              <w:rPr>
                <w:lang w:eastAsia="en-ZA"/>
              </w:rPr>
              <w:t xml:space="preserve">SLA </w:t>
            </w:r>
          </w:p>
        </w:tc>
        <w:tc>
          <w:tcPr>
            <w:tcW w:w="7006" w:type="dxa"/>
            <w:tcBorders>
              <w:top w:val="single" w:sz="4" w:space="0" w:color="999999"/>
              <w:left w:val="single" w:sz="4" w:space="0" w:color="999999"/>
              <w:bottom w:val="single" w:sz="4" w:space="0" w:color="999999"/>
              <w:right w:val="nil"/>
            </w:tcBorders>
            <w:hideMark/>
          </w:tcPr>
          <w:p w14:paraId="7C99E0FA" w14:textId="77777777" w:rsidR="00AF5F14" w:rsidRDefault="00AF5F14">
            <w:pPr>
              <w:spacing w:before="40" w:after="40"/>
              <w:rPr>
                <w:lang w:eastAsia="en-ZA"/>
              </w:rPr>
            </w:pPr>
            <w:r>
              <w:rPr>
                <w:lang w:eastAsia="en-ZA"/>
              </w:rPr>
              <w:t xml:space="preserve">Service Level Agreement </w:t>
            </w:r>
          </w:p>
        </w:tc>
      </w:tr>
      <w:tr w:rsidR="00AF5F14" w14:paraId="2B09F864" w14:textId="77777777" w:rsidTr="00584345">
        <w:trPr>
          <w:trHeight w:val="284"/>
        </w:trPr>
        <w:tc>
          <w:tcPr>
            <w:tcW w:w="2984" w:type="dxa"/>
            <w:tcBorders>
              <w:top w:val="single" w:sz="4" w:space="0" w:color="999999"/>
              <w:left w:val="nil"/>
              <w:bottom w:val="single" w:sz="4" w:space="0" w:color="999999"/>
              <w:right w:val="single" w:sz="4" w:space="0" w:color="999999"/>
            </w:tcBorders>
            <w:hideMark/>
          </w:tcPr>
          <w:p w14:paraId="768E4FA6" w14:textId="77777777" w:rsidR="00AF5F14" w:rsidRDefault="00AF5F14">
            <w:pPr>
              <w:spacing w:before="40" w:after="40"/>
              <w:rPr>
                <w:lang w:eastAsia="en-ZA"/>
              </w:rPr>
            </w:pPr>
            <w:r>
              <w:rPr>
                <w:lang w:eastAsia="en-ZA"/>
              </w:rPr>
              <w:t>BCM</w:t>
            </w:r>
          </w:p>
        </w:tc>
        <w:tc>
          <w:tcPr>
            <w:tcW w:w="7006" w:type="dxa"/>
            <w:tcBorders>
              <w:top w:val="single" w:sz="4" w:space="0" w:color="999999"/>
              <w:left w:val="single" w:sz="4" w:space="0" w:color="999999"/>
              <w:bottom w:val="single" w:sz="4" w:space="0" w:color="999999"/>
              <w:right w:val="nil"/>
            </w:tcBorders>
            <w:hideMark/>
          </w:tcPr>
          <w:p w14:paraId="4C927E74" w14:textId="77777777" w:rsidR="00AF5F14" w:rsidRDefault="00AF5F14">
            <w:pPr>
              <w:spacing w:before="40" w:after="40"/>
              <w:rPr>
                <w:lang w:eastAsia="en-ZA"/>
              </w:rPr>
            </w:pPr>
            <w:r>
              <w:rPr>
                <w:lang w:eastAsia="en-ZA"/>
              </w:rPr>
              <w:t>Business continuity management</w:t>
            </w:r>
          </w:p>
        </w:tc>
      </w:tr>
      <w:tr w:rsidR="00AF5F14" w14:paraId="3EA4438C" w14:textId="77777777" w:rsidTr="00584345">
        <w:trPr>
          <w:trHeight w:val="284"/>
        </w:trPr>
        <w:tc>
          <w:tcPr>
            <w:tcW w:w="2984" w:type="dxa"/>
            <w:tcBorders>
              <w:top w:val="single" w:sz="4" w:space="0" w:color="999999"/>
              <w:left w:val="nil"/>
              <w:bottom w:val="single" w:sz="4" w:space="0" w:color="999999"/>
              <w:right w:val="single" w:sz="4" w:space="0" w:color="999999"/>
            </w:tcBorders>
            <w:hideMark/>
          </w:tcPr>
          <w:p w14:paraId="388ADC69" w14:textId="77777777" w:rsidR="00AF5F14" w:rsidRDefault="00AF5F14">
            <w:pPr>
              <w:spacing w:before="40" w:after="40"/>
              <w:rPr>
                <w:lang w:eastAsia="en-ZA"/>
              </w:rPr>
            </w:pPr>
            <w:r>
              <w:rPr>
                <w:lang w:eastAsia="en-ZA"/>
              </w:rPr>
              <w:t>BCP</w:t>
            </w:r>
          </w:p>
        </w:tc>
        <w:tc>
          <w:tcPr>
            <w:tcW w:w="7006" w:type="dxa"/>
            <w:tcBorders>
              <w:top w:val="single" w:sz="4" w:space="0" w:color="999999"/>
              <w:left w:val="single" w:sz="4" w:space="0" w:color="999999"/>
              <w:bottom w:val="single" w:sz="4" w:space="0" w:color="999999"/>
              <w:right w:val="nil"/>
            </w:tcBorders>
            <w:hideMark/>
          </w:tcPr>
          <w:p w14:paraId="423677F1" w14:textId="77777777" w:rsidR="00AF5F14" w:rsidRDefault="00AF5F14">
            <w:pPr>
              <w:spacing w:before="40" w:after="40"/>
              <w:rPr>
                <w:lang w:eastAsia="en-ZA"/>
              </w:rPr>
            </w:pPr>
            <w:r>
              <w:rPr>
                <w:lang w:eastAsia="en-ZA"/>
              </w:rPr>
              <w:t>Business continuity plan</w:t>
            </w:r>
          </w:p>
        </w:tc>
      </w:tr>
      <w:tr w:rsidR="00AF5F14" w14:paraId="027015FE" w14:textId="77777777" w:rsidTr="00584345">
        <w:trPr>
          <w:trHeight w:val="284"/>
        </w:trPr>
        <w:tc>
          <w:tcPr>
            <w:tcW w:w="2984" w:type="dxa"/>
            <w:tcBorders>
              <w:top w:val="single" w:sz="4" w:space="0" w:color="999999"/>
              <w:left w:val="nil"/>
              <w:bottom w:val="single" w:sz="4" w:space="0" w:color="999999"/>
              <w:right w:val="single" w:sz="4" w:space="0" w:color="999999"/>
            </w:tcBorders>
            <w:hideMark/>
          </w:tcPr>
          <w:p w14:paraId="3EC03A62" w14:textId="77777777" w:rsidR="00AF5F14" w:rsidRDefault="00AF5F14">
            <w:pPr>
              <w:spacing w:before="40" w:after="40"/>
              <w:rPr>
                <w:lang w:eastAsia="en-ZA"/>
              </w:rPr>
            </w:pPr>
            <w:r>
              <w:rPr>
                <w:lang w:eastAsia="en-ZA"/>
              </w:rPr>
              <w:t>BIA</w:t>
            </w:r>
          </w:p>
        </w:tc>
        <w:tc>
          <w:tcPr>
            <w:tcW w:w="7006" w:type="dxa"/>
            <w:tcBorders>
              <w:top w:val="single" w:sz="4" w:space="0" w:color="999999"/>
              <w:left w:val="single" w:sz="4" w:space="0" w:color="999999"/>
              <w:bottom w:val="single" w:sz="4" w:space="0" w:color="999999"/>
              <w:right w:val="nil"/>
            </w:tcBorders>
            <w:hideMark/>
          </w:tcPr>
          <w:p w14:paraId="6F8CAA59" w14:textId="77777777" w:rsidR="00AF5F14" w:rsidRDefault="00AF5F14">
            <w:pPr>
              <w:keepNext/>
              <w:spacing w:before="40" w:after="40"/>
              <w:rPr>
                <w:lang w:eastAsia="en-ZA"/>
              </w:rPr>
            </w:pPr>
            <w:r>
              <w:rPr>
                <w:lang w:eastAsia="en-ZA"/>
              </w:rPr>
              <w:t>Business impact analysis</w:t>
            </w:r>
          </w:p>
        </w:tc>
      </w:tr>
    </w:tbl>
    <w:p w14:paraId="7EC86C7F" w14:textId="4DE54556" w:rsidR="00B66691" w:rsidRDefault="00B66691" w:rsidP="00AF5F14">
      <w:pPr>
        <w:rPr>
          <w:lang w:val="en-GB"/>
        </w:rPr>
      </w:pPr>
    </w:p>
    <w:p w14:paraId="6FA1E395" w14:textId="30A4C82F" w:rsidR="007D0A6B" w:rsidRDefault="007D0A6B" w:rsidP="00AF5F14">
      <w:pPr>
        <w:rPr>
          <w:lang w:val="en-GB"/>
        </w:rPr>
      </w:pPr>
    </w:p>
    <w:p w14:paraId="3CA0930F" w14:textId="32E0EA54" w:rsidR="007D0A6B" w:rsidRDefault="007D0A6B">
      <w:pPr>
        <w:pStyle w:val="Heading2"/>
        <w:rPr>
          <w:lang w:val="en-GB"/>
        </w:rPr>
      </w:pPr>
      <w:bookmarkStart w:id="738" w:name="_Toc16743309"/>
      <w:r>
        <w:rPr>
          <w:lang w:val="en-GB"/>
        </w:rPr>
        <w:t>Definitions</w:t>
      </w:r>
      <w:bookmarkEnd w:id="738"/>
    </w:p>
    <w:p w14:paraId="798A7114" w14:textId="4F2100EE" w:rsidR="0070081F" w:rsidRDefault="0070081F" w:rsidP="0070081F">
      <w:pPr>
        <w:rPr>
          <w:lang w:val="en-GB"/>
        </w:rPr>
      </w:pPr>
    </w:p>
    <w:tbl>
      <w:tblPr>
        <w:tblStyle w:val="TableGrid"/>
        <w:tblW w:w="5000" w:type="pct"/>
        <w:tblBorders>
          <w:top w:val="none" w:sz="0" w:space="0" w:color="auto"/>
          <w:left w:val="none" w:sz="0" w:space="0" w:color="auto"/>
          <w:bottom w:val="single" w:sz="4" w:space="0" w:color="999999"/>
          <w:right w:val="none" w:sz="0" w:space="0" w:color="auto"/>
          <w:insideH w:val="single" w:sz="4" w:space="0" w:color="999999"/>
          <w:insideV w:val="single" w:sz="4" w:space="0" w:color="999999"/>
        </w:tblBorders>
        <w:tblLook w:val="04A0" w:firstRow="1" w:lastRow="0" w:firstColumn="1" w:lastColumn="0" w:noHBand="0" w:noVBand="1"/>
      </w:tblPr>
      <w:tblGrid>
        <w:gridCol w:w="2984"/>
        <w:gridCol w:w="7006"/>
      </w:tblGrid>
      <w:tr w:rsidR="00C908EA" w14:paraId="7EF194C0" w14:textId="77777777" w:rsidTr="08E2DEFE">
        <w:trPr>
          <w:cantSplit/>
          <w:tblHeader/>
        </w:trPr>
        <w:tc>
          <w:tcPr>
            <w:tcW w:w="2984" w:type="dxa"/>
            <w:tcBorders>
              <w:top w:val="nil"/>
              <w:left w:val="nil"/>
              <w:bottom w:val="single" w:sz="4" w:space="0" w:color="999999"/>
              <w:right w:val="single" w:sz="4" w:space="0" w:color="999999"/>
            </w:tcBorders>
            <w:shd w:val="clear" w:color="auto" w:fill="E36C0A" w:themeFill="accent6" w:themeFillShade="BF"/>
            <w:hideMark/>
          </w:tcPr>
          <w:p w14:paraId="069C654A" w14:textId="77777777" w:rsidR="00C908EA" w:rsidRPr="00584345" w:rsidRDefault="00C908EA" w:rsidP="00584345">
            <w:pPr>
              <w:pStyle w:val="TableText"/>
              <w:rPr>
                <w:color w:val="FFFFFF" w:themeColor="background1"/>
              </w:rPr>
            </w:pPr>
            <w:r w:rsidRPr="00584345">
              <w:rPr>
                <w:color w:val="FFFFFF" w:themeColor="background1"/>
              </w:rPr>
              <w:t>Term</w:t>
            </w:r>
          </w:p>
        </w:tc>
        <w:tc>
          <w:tcPr>
            <w:tcW w:w="7006" w:type="dxa"/>
            <w:tcBorders>
              <w:top w:val="nil"/>
              <w:left w:val="single" w:sz="4" w:space="0" w:color="999999"/>
              <w:bottom w:val="single" w:sz="4" w:space="0" w:color="999999"/>
              <w:right w:val="nil"/>
            </w:tcBorders>
            <w:shd w:val="clear" w:color="auto" w:fill="E36C0A" w:themeFill="accent6" w:themeFillShade="BF"/>
            <w:hideMark/>
          </w:tcPr>
          <w:p w14:paraId="38E687B9" w14:textId="77777777" w:rsidR="00C908EA" w:rsidRPr="00584345" w:rsidRDefault="00C908EA" w:rsidP="00584345">
            <w:pPr>
              <w:pStyle w:val="TableText"/>
              <w:rPr>
                <w:color w:val="FFFFFF" w:themeColor="background1"/>
              </w:rPr>
            </w:pPr>
            <w:r w:rsidRPr="00584345">
              <w:rPr>
                <w:color w:val="FFFFFF" w:themeColor="background1"/>
              </w:rPr>
              <w:t>Description</w:t>
            </w:r>
          </w:p>
        </w:tc>
      </w:tr>
      <w:tr w:rsidR="00C908EA" w14:paraId="4F51986F" w14:textId="77777777" w:rsidTr="08E2DEFE">
        <w:trPr>
          <w:cantSplit/>
        </w:trPr>
        <w:tc>
          <w:tcPr>
            <w:tcW w:w="2984" w:type="dxa"/>
            <w:tcBorders>
              <w:top w:val="single" w:sz="4" w:space="0" w:color="999999"/>
              <w:left w:val="nil"/>
              <w:bottom w:val="single" w:sz="4" w:space="0" w:color="999999"/>
              <w:right w:val="single" w:sz="4" w:space="0" w:color="999999"/>
            </w:tcBorders>
            <w:hideMark/>
          </w:tcPr>
          <w:p w14:paraId="14E49412" w14:textId="77777777" w:rsidR="00C908EA" w:rsidRDefault="00C908EA">
            <w:pPr>
              <w:spacing w:before="40" w:after="40"/>
              <w:rPr>
                <w:rFonts w:cs="Times New Roman"/>
                <w:lang w:eastAsia="en-ZA"/>
              </w:rPr>
            </w:pPr>
            <w:r>
              <w:rPr>
                <w:lang w:eastAsia="en-ZA"/>
              </w:rPr>
              <w:t>Alternate site</w:t>
            </w:r>
          </w:p>
        </w:tc>
        <w:tc>
          <w:tcPr>
            <w:tcW w:w="7006" w:type="dxa"/>
            <w:tcBorders>
              <w:top w:val="single" w:sz="4" w:space="0" w:color="999999"/>
              <w:left w:val="single" w:sz="4" w:space="0" w:color="999999"/>
              <w:bottom w:val="single" w:sz="4" w:space="0" w:color="999999"/>
              <w:right w:val="nil"/>
            </w:tcBorders>
            <w:hideMark/>
          </w:tcPr>
          <w:p w14:paraId="20113601" w14:textId="77777777" w:rsidR="00C908EA" w:rsidRDefault="00C908EA">
            <w:pPr>
              <w:spacing w:before="40" w:after="40"/>
              <w:jc w:val="both"/>
              <w:rPr>
                <w:lang w:eastAsia="en-ZA"/>
              </w:rPr>
            </w:pPr>
            <w:r>
              <w:rPr>
                <w:lang w:eastAsia="en-ZA"/>
              </w:rPr>
              <w:t>Alternate operating location selected to be used by an organization when normal business operations cannot be carried out using the normal location after a disruption has occurred</w:t>
            </w:r>
          </w:p>
        </w:tc>
      </w:tr>
      <w:tr w:rsidR="00C908EA" w14:paraId="7D45D300" w14:textId="77777777" w:rsidTr="08E2DEFE">
        <w:trPr>
          <w:cantSplit/>
        </w:trPr>
        <w:tc>
          <w:tcPr>
            <w:tcW w:w="2984" w:type="dxa"/>
            <w:tcBorders>
              <w:top w:val="single" w:sz="4" w:space="0" w:color="999999"/>
              <w:left w:val="nil"/>
              <w:bottom w:val="single" w:sz="4" w:space="0" w:color="999999"/>
              <w:right w:val="single" w:sz="4" w:space="0" w:color="999999"/>
            </w:tcBorders>
            <w:hideMark/>
          </w:tcPr>
          <w:p w14:paraId="0851AC86" w14:textId="77777777" w:rsidR="00C908EA" w:rsidRDefault="00C908EA">
            <w:pPr>
              <w:spacing w:before="40" w:after="40"/>
              <w:rPr>
                <w:lang w:eastAsia="en-ZA"/>
              </w:rPr>
            </w:pPr>
            <w:r>
              <w:rPr>
                <w:lang w:eastAsia="en-ZA"/>
              </w:rPr>
              <w:t xml:space="preserve">Business continuity management </w:t>
            </w:r>
          </w:p>
        </w:tc>
        <w:tc>
          <w:tcPr>
            <w:tcW w:w="7006" w:type="dxa"/>
            <w:tcBorders>
              <w:top w:val="single" w:sz="4" w:space="0" w:color="999999"/>
              <w:left w:val="single" w:sz="4" w:space="0" w:color="999999"/>
              <w:bottom w:val="single" w:sz="4" w:space="0" w:color="999999"/>
              <w:right w:val="nil"/>
            </w:tcBorders>
            <w:hideMark/>
          </w:tcPr>
          <w:p w14:paraId="40544E1F" w14:textId="77777777" w:rsidR="00C908EA" w:rsidRDefault="00C908EA">
            <w:pPr>
              <w:spacing w:before="40" w:after="40"/>
              <w:rPr>
                <w:lang w:eastAsia="en-ZA"/>
              </w:rPr>
            </w:pPr>
            <w:r>
              <w:rPr>
                <w:lang w:eastAsia="en-ZA"/>
              </w:rPr>
              <w:t>Holistic management process that identifies potential threats to an organization and the impacts to business operations whose threats, if realized, might cause, and which provides a framework for building organizational resilience with the capability for an effective response that safeguards the interests of its key stakeholders, reputation, brand and value-creating activities</w:t>
            </w:r>
          </w:p>
        </w:tc>
      </w:tr>
      <w:tr w:rsidR="00C908EA" w14:paraId="5721AF3F" w14:textId="77777777" w:rsidTr="08E2DEFE">
        <w:trPr>
          <w:cantSplit/>
        </w:trPr>
        <w:tc>
          <w:tcPr>
            <w:tcW w:w="2984" w:type="dxa"/>
            <w:tcBorders>
              <w:top w:val="single" w:sz="4" w:space="0" w:color="999999"/>
              <w:left w:val="nil"/>
              <w:bottom w:val="single" w:sz="4" w:space="0" w:color="999999"/>
              <w:right w:val="single" w:sz="4" w:space="0" w:color="999999"/>
            </w:tcBorders>
            <w:hideMark/>
          </w:tcPr>
          <w:p w14:paraId="7ABC9BBC" w14:textId="77777777" w:rsidR="00C908EA" w:rsidRDefault="00C908EA">
            <w:pPr>
              <w:spacing w:before="40" w:after="40"/>
              <w:rPr>
                <w:lang w:eastAsia="en-ZA"/>
              </w:rPr>
            </w:pPr>
            <w:r>
              <w:rPr>
                <w:lang w:eastAsia="en-ZA"/>
              </w:rPr>
              <w:t xml:space="preserve">Business continuity plan </w:t>
            </w:r>
          </w:p>
        </w:tc>
        <w:tc>
          <w:tcPr>
            <w:tcW w:w="7006" w:type="dxa"/>
            <w:tcBorders>
              <w:top w:val="single" w:sz="4" w:space="0" w:color="999999"/>
              <w:left w:val="single" w:sz="4" w:space="0" w:color="999999"/>
              <w:bottom w:val="single" w:sz="4" w:space="0" w:color="999999"/>
              <w:right w:val="nil"/>
            </w:tcBorders>
            <w:hideMark/>
          </w:tcPr>
          <w:p w14:paraId="30AF7B80" w14:textId="77777777" w:rsidR="00C908EA" w:rsidRDefault="00C908EA">
            <w:pPr>
              <w:spacing w:before="40" w:after="40"/>
              <w:rPr>
                <w:lang w:eastAsia="en-ZA"/>
              </w:rPr>
            </w:pPr>
            <w:r>
              <w:rPr>
                <w:lang w:eastAsia="en-ZA"/>
              </w:rPr>
              <w:t>Documented procedures that guide organizations to respond, recover, resume, and restore to a pre-defined level of operation following disruption NOTE Typically this covers resources, services and activities required to ensure the continuity of critical business functions.</w:t>
            </w:r>
          </w:p>
        </w:tc>
      </w:tr>
      <w:tr w:rsidR="00C908EA" w14:paraId="2D94F267" w14:textId="77777777" w:rsidTr="08E2DEFE">
        <w:trPr>
          <w:cantSplit/>
        </w:trPr>
        <w:tc>
          <w:tcPr>
            <w:tcW w:w="2984" w:type="dxa"/>
            <w:tcBorders>
              <w:top w:val="single" w:sz="4" w:space="0" w:color="999999"/>
              <w:left w:val="nil"/>
              <w:bottom w:val="single" w:sz="4" w:space="0" w:color="999999"/>
              <w:right w:val="single" w:sz="4" w:space="0" w:color="999999"/>
            </w:tcBorders>
            <w:hideMark/>
          </w:tcPr>
          <w:p w14:paraId="424CE43F" w14:textId="77777777" w:rsidR="00C908EA" w:rsidRDefault="00C908EA">
            <w:pPr>
              <w:spacing w:before="40" w:after="40"/>
              <w:rPr>
                <w:lang w:eastAsia="en-ZA"/>
              </w:rPr>
            </w:pPr>
            <w:r>
              <w:rPr>
                <w:lang w:eastAsia="en-ZA"/>
              </w:rPr>
              <w:t xml:space="preserve">Business impact analysis </w:t>
            </w:r>
          </w:p>
        </w:tc>
        <w:tc>
          <w:tcPr>
            <w:tcW w:w="7006" w:type="dxa"/>
            <w:tcBorders>
              <w:top w:val="single" w:sz="4" w:space="0" w:color="999999"/>
              <w:left w:val="single" w:sz="4" w:space="0" w:color="999999"/>
              <w:bottom w:val="single" w:sz="4" w:space="0" w:color="999999"/>
              <w:right w:val="nil"/>
            </w:tcBorders>
            <w:hideMark/>
          </w:tcPr>
          <w:p w14:paraId="1ADD0EFE" w14:textId="55754D8C" w:rsidR="00C908EA" w:rsidRDefault="00C908EA">
            <w:pPr>
              <w:spacing w:before="40" w:after="40"/>
              <w:rPr>
                <w:lang w:eastAsia="en-ZA"/>
              </w:rPr>
            </w:pPr>
            <w:r>
              <w:rPr>
                <w:lang w:eastAsia="en-ZA"/>
              </w:rPr>
              <w:t xml:space="preserve">Process of </w:t>
            </w:r>
            <w:r w:rsidR="002E1057">
              <w:rPr>
                <w:lang w:eastAsia="en-ZA"/>
              </w:rPr>
              <w:t>analyzing</w:t>
            </w:r>
            <w:r>
              <w:rPr>
                <w:lang w:eastAsia="en-ZA"/>
              </w:rPr>
              <w:t xml:space="preserve"> operational functions and the effect that a disruption might have upon them</w:t>
            </w:r>
          </w:p>
        </w:tc>
      </w:tr>
      <w:tr w:rsidR="00C908EA" w14:paraId="3A868F10" w14:textId="77777777" w:rsidTr="08E2DEFE">
        <w:trPr>
          <w:cantSplit/>
        </w:trPr>
        <w:tc>
          <w:tcPr>
            <w:tcW w:w="2984" w:type="dxa"/>
            <w:tcBorders>
              <w:top w:val="single" w:sz="4" w:space="0" w:color="999999"/>
              <w:left w:val="nil"/>
              <w:bottom w:val="single" w:sz="4" w:space="0" w:color="999999"/>
              <w:right w:val="single" w:sz="4" w:space="0" w:color="999999"/>
            </w:tcBorders>
            <w:hideMark/>
          </w:tcPr>
          <w:p w14:paraId="462421E0" w14:textId="77777777" w:rsidR="00C908EA" w:rsidRDefault="00C908EA">
            <w:pPr>
              <w:spacing w:before="40" w:after="40"/>
              <w:rPr>
                <w:lang w:eastAsia="en-ZA"/>
              </w:rPr>
            </w:pPr>
            <w:r>
              <w:rPr>
                <w:lang w:eastAsia="en-ZA"/>
              </w:rPr>
              <w:t>Critical</w:t>
            </w:r>
          </w:p>
        </w:tc>
        <w:tc>
          <w:tcPr>
            <w:tcW w:w="7006" w:type="dxa"/>
            <w:tcBorders>
              <w:top w:val="single" w:sz="4" w:space="0" w:color="999999"/>
              <w:left w:val="single" w:sz="4" w:space="0" w:color="999999"/>
              <w:bottom w:val="single" w:sz="4" w:space="0" w:color="999999"/>
              <w:right w:val="nil"/>
            </w:tcBorders>
            <w:hideMark/>
          </w:tcPr>
          <w:p w14:paraId="73345AA6" w14:textId="77777777" w:rsidR="00C908EA" w:rsidRDefault="00C908EA">
            <w:pPr>
              <w:spacing w:before="40" w:after="40"/>
              <w:rPr>
                <w:lang w:eastAsia="en-ZA"/>
              </w:rPr>
            </w:pPr>
            <w:r>
              <w:rPr>
                <w:lang w:eastAsia="en-ZA"/>
              </w:rPr>
              <w:t>Qualitative description used to emphasize the importance of a resource, process or function that must be available and operational constantly or available and operational at the earliest possible time after an incident, emergency or disaster has occurred</w:t>
            </w:r>
          </w:p>
        </w:tc>
      </w:tr>
      <w:tr w:rsidR="00C908EA" w14:paraId="4CF9A8B4" w14:textId="77777777" w:rsidTr="08E2DEFE">
        <w:trPr>
          <w:cantSplit/>
        </w:trPr>
        <w:tc>
          <w:tcPr>
            <w:tcW w:w="2984" w:type="dxa"/>
            <w:tcBorders>
              <w:top w:val="single" w:sz="4" w:space="0" w:color="999999"/>
              <w:left w:val="nil"/>
              <w:bottom w:val="single" w:sz="4" w:space="0" w:color="999999"/>
              <w:right w:val="single" w:sz="4" w:space="0" w:color="999999"/>
            </w:tcBorders>
            <w:hideMark/>
          </w:tcPr>
          <w:p w14:paraId="572B1CEC" w14:textId="77777777" w:rsidR="00C908EA" w:rsidRDefault="00C908EA">
            <w:pPr>
              <w:spacing w:before="40" w:after="40"/>
              <w:rPr>
                <w:lang w:eastAsia="en-ZA"/>
              </w:rPr>
            </w:pPr>
            <w:r>
              <w:rPr>
                <w:lang w:eastAsia="en-ZA"/>
              </w:rPr>
              <w:lastRenderedPageBreak/>
              <w:t>Disruption</w:t>
            </w:r>
          </w:p>
        </w:tc>
        <w:tc>
          <w:tcPr>
            <w:tcW w:w="7006" w:type="dxa"/>
            <w:tcBorders>
              <w:top w:val="single" w:sz="4" w:space="0" w:color="999999"/>
              <w:left w:val="single" w:sz="4" w:space="0" w:color="999999"/>
              <w:bottom w:val="single" w:sz="4" w:space="0" w:color="999999"/>
              <w:right w:val="nil"/>
            </w:tcBorders>
            <w:hideMark/>
          </w:tcPr>
          <w:p w14:paraId="2C0167D9" w14:textId="77777777" w:rsidR="00C908EA" w:rsidRDefault="00C908EA">
            <w:pPr>
              <w:spacing w:before="40" w:after="40"/>
              <w:rPr>
                <w:lang w:eastAsia="en-ZA"/>
              </w:rPr>
            </w:pPr>
            <w:r>
              <w:rPr>
                <w:lang w:eastAsia="en-ZA"/>
              </w:rPr>
              <w:t>Incident, whether anticipated (e.g. hurricane) or unanticipated (e.g. power failure/outage, earthquake, or attack on ICT systems/infrastructure) which disrupts the normal course of operations at an organization location</w:t>
            </w:r>
          </w:p>
        </w:tc>
      </w:tr>
      <w:tr w:rsidR="00C908EA" w14:paraId="1A36B2BF" w14:textId="77777777" w:rsidTr="08E2DEFE">
        <w:trPr>
          <w:cantSplit/>
        </w:trPr>
        <w:tc>
          <w:tcPr>
            <w:tcW w:w="2984" w:type="dxa"/>
            <w:tcBorders>
              <w:top w:val="single" w:sz="4" w:space="0" w:color="999999"/>
              <w:left w:val="nil"/>
              <w:bottom w:val="single" w:sz="4" w:space="0" w:color="999999"/>
              <w:right w:val="single" w:sz="4" w:space="0" w:color="999999"/>
            </w:tcBorders>
            <w:hideMark/>
          </w:tcPr>
          <w:p w14:paraId="20C9D610" w14:textId="6DD84614" w:rsidR="00C908EA" w:rsidRDefault="00540711">
            <w:pPr>
              <w:spacing w:before="40" w:after="40"/>
              <w:rPr>
                <w:lang w:eastAsia="en-ZA"/>
              </w:rPr>
            </w:pPr>
            <w:r>
              <w:rPr>
                <w:lang w:eastAsia="en-ZA"/>
              </w:rPr>
              <w:t>D</w:t>
            </w:r>
            <w:r w:rsidR="00C908EA">
              <w:rPr>
                <w:lang w:eastAsia="en-ZA"/>
              </w:rPr>
              <w:t>isaster recovery</w:t>
            </w:r>
          </w:p>
        </w:tc>
        <w:tc>
          <w:tcPr>
            <w:tcW w:w="7006" w:type="dxa"/>
            <w:tcBorders>
              <w:top w:val="single" w:sz="4" w:space="0" w:color="999999"/>
              <w:left w:val="single" w:sz="4" w:space="0" w:color="999999"/>
              <w:bottom w:val="single" w:sz="4" w:space="0" w:color="999999"/>
              <w:right w:val="nil"/>
            </w:tcBorders>
            <w:hideMark/>
          </w:tcPr>
          <w:p w14:paraId="7A25E107" w14:textId="2C2CA8D1" w:rsidR="00C908EA" w:rsidRDefault="08E2DEFE" w:rsidP="08E2DEFE">
            <w:pPr>
              <w:spacing w:before="40" w:after="40"/>
              <w:rPr>
                <w:lang w:eastAsia="en-ZA"/>
              </w:rPr>
            </w:pPr>
            <w:r w:rsidRPr="08E2DEFE">
              <w:rPr>
                <w:lang w:eastAsia="en-ZA"/>
              </w:rPr>
              <w:t>Ability of an organization to support its critical business functions to an acceptable level within a predetermined period of time following a disruption</w:t>
            </w:r>
          </w:p>
        </w:tc>
      </w:tr>
      <w:tr w:rsidR="00C908EA" w14:paraId="1EB8965A" w14:textId="77777777" w:rsidTr="08E2DEFE">
        <w:trPr>
          <w:cantSplit/>
        </w:trPr>
        <w:tc>
          <w:tcPr>
            <w:tcW w:w="2984" w:type="dxa"/>
            <w:tcBorders>
              <w:top w:val="single" w:sz="4" w:space="0" w:color="999999"/>
              <w:left w:val="nil"/>
              <w:bottom w:val="single" w:sz="4" w:space="0" w:color="999999"/>
              <w:right w:val="single" w:sz="4" w:space="0" w:color="999999"/>
            </w:tcBorders>
            <w:hideMark/>
          </w:tcPr>
          <w:p w14:paraId="3F73FDC3" w14:textId="71CD02CA" w:rsidR="00C908EA" w:rsidRDefault="00540711">
            <w:pPr>
              <w:spacing w:before="40" w:after="40"/>
              <w:rPr>
                <w:lang w:eastAsia="en-ZA"/>
              </w:rPr>
            </w:pPr>
            <w:r>
              <w:rPr>
                <w:lang w:eastAsia="en-ZA"/>
              </w:rPr>
              <w:t>D</w:t>
            </w:r>
            <w:r w:rsidR="00C908EA">
              <w:rPr>
                <w:lang w:eastAsia="en-ZA"/>
              </w:rPr>
              <w:t xml:space="preserve">isaster recovery plan </w:t>
            </w:r>
          </w:p>
        </w:tc>
        <w:tc>
          <w:tcPr>
            <w:tcW w:w="7006" w:type="dxa"/>
            <w:tcBorders>
              <w:top w:val="single" w:sz="4" w:space="0" w:color="999999"/>
              <w:left w:val="single" w:sz="4" w:space="0" w:color="999999"/>
              <w:bottom w:val="single" w:sz="4" w:space="0" w:color="999999"/>
              <w:right w:val="nil"/>
            </w:tcBorders>
            <w:hideMark/>
          </w:tcPr>
          <w:p w14:paraId="6EC53614" w14:textId="76D6D853" w:rsidR="00C908EA" w:rsidRDefault="00C908EA">
            <w:pPr>
              <w:spacing w:before="40" w:after="40"/>
              <w:rPr>
                <w:lang w:eastAsia="en-ZA"/>
              </w:rPr>
            </w:pPr>
            <w:r>
              <w:rPr>
                <w:lang w:eastAsia="en-ZA"/>
              </w:rPr>
              <w:t xml:space="preserve">Clearly defined and documented plan which recovers capabilities when a disruption occurs </w:t>
            </w:r>
          </w:p>
        </w:tc>
      </w:tr>
      <w:tr w:rsidR="00C908EA" w14:paraId="0B918CE2" w14:textId="77777777" w:rsidTr="08E2DEFE">
        <w:trPr>
          <w:cantSplit/>
        </w:trPr>
        <w:tc>
          <w:tcPr>
            <w:tcW w:w="2984" w:type="dxa"/>
            <w:tcBorders>
              <w:top w:val="single" w:sz="4" w:space="0" w:color="999999"/>
              <w:left w:val="nil"/>
              <w:bottom w:val="single" w:sz="4" w:space="0" w:color="999999"/>
              <w:right w:val="single" w:sz="4" w:space="0" w:color="999999"/>
            </w:tcBorders>
            <w:hideMark/>
          </w:tcPr>
          <w:p w14:paraId="007EA458" w14:textId="77777777" w:rsidR="00C908EA" w:rsidRDefault="00C908EA">
            <w:pPr>
              <w:spacing w:before="40" w:after="40"/>
              <w:rPr>
                <w:lang w:eastAsia="en-ZA"/>
              </w:rPr>
            </w:pPr>
            <w:r>
              <w:rPr>
                <w:lang w:eastAsia="en-ZA"/>
              </w:rPr>
              <w:t>Recovery point objective RPO</w:t>
            </w:r>
          </w:p>
        </w:tc>
        <w:tc>
          <w:tcPr>
            <w:tcW w:w="7006" w:type="dxa"/>
            <w:tcBorders>
              <w:top w:val="single" w:sz="4" w:space="0" w:color="999999"/>
              <w:left w:val="single" w:sz="4" w:space="0" w:color="999999"/>
              <w:bottom w:val="single" w:sz="4" w:space="0" w:color="999999"/>
              <w:right w:val="nil"/>
            </w:tcBorders>
            <w:hideMark/>
          </w:tcPr>
          <w:p w14:paraId="157383BC" w14:textId="77777777" w:rsidR="00C908EA" w:rsidRDefault="00C908EA">
            <w:pPr>
              <w:spacing w:before="40" w:after="40"/>
              <w:rPr>
                <w:lang w:eastAsia="en-ZA"/>
              </w:rPr>
            </w:pPr>
            <w:r>
              <w:rPr>
                <w:lang w:eastAsia="en-ZA"/>
              </w:rPr>
              <w:t>Point in time to which data must be recovered after a disruption has occurred</w:t>
            </w:r>
          </w:p>
        </w:tc>
      </w:tr>
      <w:tr w:rsidR="00C908EA" w14:paraId="4E2A2776" w14:textId="77777777" w:rsidTr="08E2DEFE">
        <w:trPr>
          <w:cantSplit/>
        </w:trPr>
        <w:tc>
          <w:tcPr>
            <w:tcW w:w="2984" w:type="dxa"/>
            <w:tcBorders>
              <w:top w:val="single" w:sz="4" w:space="0" w:color="999999"/>
              <w:left w:val="nil"/>
              <w:bottom w:val="single" w:sz="4" w:space="0" w:color="999999"/>
              <w:right w:val="single" w:sz="4" w:space="0" w:color="999999"/>
            </w:tcBorders>
            <w:hideMark/>
          </w:tcPr>
          <w:p w14:paraId="69D660F3" w14:textId="77777777" w:rsidR="00C908EA" w:rsidRDefault="00C908EA">
            <w:pPr>
              <w:spacing w:before="40" w:after="40"/>
              <w:rPr>
                <w:lang w:eastAsia="en-ZA"/>
              </w:rPr>
            </w:pPr>
            <w:r>
              <w:rPr>
                <w:lang w:eastAsia="en-ZA"/>
              </w:rPr>
              <w:t>Recovery time objective RTO</w:t>
            </w:r>
          </w:p>
        </w:tc>
        <w:tc>
          <w:tcPr>
            <w:tcW w:w="7006" w:type="dxa"/>
            <w:tcBorders>
              <w:top w:val="single" w:sz="4" w:space="0" w:color="999999"/>
              <w:left w:val="single" w:sz="4" w:space="0" w:color="999999"/>
              <w:bottom w:val="single" w:sz="4" w:space="0" w:color="999999"/>
              <w:right w:val="nil"/>
            </w:tcBorders>
            <w:hideMark/>
          </w:tcPr>
          <w:p w14:paraId="60523E3A" w14:textId="3BF1CD16" w:rsidR="00C908EA" w:rsidRDefault="08E2DEFE" w:rsidP="08E2DEFE">
            <w:pPr>
              <w:spacing w:before="40" w:after="40"/>
              <w:rPr>
                <w:lang w:eastAsia="en-ZA"/>
              </w:rPr>
            </w:pPr>
            <w:r w:rsidRPr="08E2DEFE">
              <w:rPr>
                <w:lang w:eastAsia="en-ZA"/>
              </w:rPr>
              <w:t>Period within which minimum levels of services and/or products and the supporting systems, applications, or functions must be recovered after a disruption has occurred resilience ability of an organization to resist being affected by disruptions</w:t>
            </w:r>
          </w:p>
        </w:tc>
      </w:tr>
      <w:tr w:rsidR="00C908EA" w14:paraId="123715FE" w14:textId="77777777" w:rsidTr="08E2DEFE">
        <w:trPr>
          <w:cantSplit/>
        </w:trPr>
        <w:tc>
          <w:tcPr>
            <w:tcW w:w="2984" w:type="dxa"/>
            <w:tcBorders>
              <w:top w:val="single" w:sz="4" w:space="0" w:color="999999"/>
              <w:left w:val="nil"/>
              <w:bottom w:val="single" w:sz="4" w:space="0" w:color="999999"/>
              <w:right w:val="single" w:sz="4" w:space="0" w:color="999999"/>
            </w:tcBorders>
            <w:hideMark/>
          </w:tcPr>
          <w:p w14:paraId="4238C564" w14:textId="77777777" w:rsidR="00C908EA" w:rsidRDefault="00C908EA">
            <w:pPr>
              <w:spacing w:before="40" w:after="40"/>
              <w:rPr>
                <w:lang w:eastAsia="en-ZA"/>
              </w:rPr>
            </w:pPr>
            <w:r>
              <w:rPr>
                <w:lang w:eastAsia="en-ZA"/>
              </w:rPr>
              <w:t xml:space="preserve">Trigger </w:t>
            </w:r>
          </w:p>
        </w:tc>
        <w:tc>
          <w:tcPr>
            <w:tcW w:w="7006" w:type="dxa"/>
            <w:tcBorders>
              <w:top w:val="single" w:sz="4" w:space="0" w:color="999999"/>
              <w:left w:val="single" w:sz="4" w:space="0" w:color="999999"/>
              <w:bottom w:val="single" w:sz="4" w:space="0" w:color="999999"/>
              <w:right w:val="nil"/>
            </w:tcBorders>
            <w:hideMark/>
          </w:tcPr>
          <w:p w14:paraId="16F959E8" w14:textId="77777777" w:rsidR="00C908EA" w:rsidRDefault="00C908EA">
            <w:pPr>
              <w:spacing w:before="40" w:after="40"/>
              <w:rPr>
                <w:lang w:eastAsia="en-ZA"/>
              </w:rPr>
            </w:pPr>
            <w:r>
              <w:rPr>
                <w:lang w:eastAsia="en-ZA"/>
              </w:rPr>
              <w:t xml:space="preserve">Event that causes the system to initiate a response </w:t>
            </w:r>
          </w:p>
          <w:p w14:paraId="76FAE52E" w14:textId="19945BEB" w:rsidR="00C908EA" w:rsidRDefault="00C908EA">
            <w:pPr>
              <w:spacing w:before="40" w:after="40"/>
              <w:rPr>
                <w:lang w:eastAsia="en-ZA"/>
              </w:rPr>
            </w:pPr>
            <w:r w:rsidRPr="007A196D">
              <w:rPr>
                <w:b/>
                <w:bCs/>
                <w:lang w:eastAsia="en-ZA"/>
                <w:rPrChange w:id="739" w:author="Angel Garcia" w:date="2020-06-16T13:24:00Z">
                  <w:rPr>
                    <w:lang w:eastAsia="en-ZA"/>
                  </w:rPr>
                </w:rPrChange>
              </w:rPr>
              <w:t>NOTE</w:t>
            </w:r>
            <w:ins w:id="740" w:author="Angel Garcia" w:date="2020-06-16T13:24:00Z">
              <w:r w:rsidR="007A196D">
                <w:rPr>
                  <w:lang w:eastAsia="en-ZA"/>
                </w:rPr>
                <w:t>:</w:t>
              </w:r>
            </w:ins>
            <w:r>
              <w:rPr>
                <w:lang w:eastAsia="en-ZA"/>
              </w:rPr>
              <w:t xml:space="preserve"> Also known as triggering event.</w:t>
            </w:r>
          </w:p>
        </w:tc>
      </w:tr>
    </w:tbl>
    <w:p w14:paraId="402D7D42" w14:textId="77777777" w:rsidR="0070081F" w:rsidRPr="0070081F" w:rsidRDefault="0070081F">
      <w:pPr>
        <w:rPr>
          <w:lang w:val="en-GB"/>
        </w:rPr>
      </w:pPr>
    </w:p>
    <w:sectPr w:rsidR="0070081F" w:rsidRPr="0070081F" w:rsidSect="00691F54">
      <w:headerReference w:type="default" r:id="rId32"/>
      <w:footerReference w:type="default" r:id="rId33"/>
      <w:headerReference w:type="first" r:id="rId34"/>
      <w:pgSz w:w="12240" w:h="15840"/>
      <w:pgMar w:top="1440" w:right="1440" w:bottom="1440" w:left="810" w:header="144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CF3BD6" w14:textId="77777777" w:rsidR="000E7CE5" w:rsidRDefault="000E7CE5" w:rsidP="002E3A97">
      <w:r>
        <w:separator/>
      </w:r>
    </w:p>
  </w:endnote>
  <w:endnote w:type="continuationSeparator" w:id="0">
    <w:p w14:paraId="335C48B0" w14:textId="77777777" w:rsidR="000E7CE5" w:rsidRDefault="000E7CE5" w:rsidP="002E3A97">
      <w:r>
        <w:continuationSeparator/>
      </w:r>
    </w:p>
  </w:endnote>
  <w:endnote w:type="continuationNotice" w:id="1">
    <w:p w14:paraId="7526FBDD" w14:textId="77777777" w:rsidR="000E7CE5" w:rsidRDefault="000E7C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1)">
    <w:altName w:val="Arial"/>
    <w:charset w:val="00"/>
    <w:family w:val="swiss"/>
    <w:pitch w:val="variable"/>
    <w:sig w:usb0="00000000"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az_ea_fon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58BDAA" w14:textId="014EE5E2" w:rsidR="00195DC4" w:rsidRDefault="00195DC4" w:rsidP="00F458E4">
    <w:pPr>
      <w:pStyle w:val="Footer"/>
      <w:tabs>
        <w:tab w:val="left" w:pos="-630"/>
        <w:tab w:val="left" w:pos="270"/>
        <w:tab w:val="left" w:pos="720"/>
        <w:tab w:val="left" w:pos="3510"/>
        <w:tab w:val="left" w:pos="3600"/>
        <w:tab w:val="left" w:pos="3690"/>
        <w:tab w:val="left" w:pos="3780"/>
        <w:tab w:val="left" w:pos="3960"/>
        <w:tab w:val="left" w:pos="4140"/>
        <w:tab w:val="left" w:pos="4410"/>
      </w:tabs>
      <w:ind w:left="-630" w:firstLine="630"/>
      <w:jc w:val="center"/>
    </w:pPr>
    <w:r>
      <w:t xml:space="preserve">Document No: </w:t>
    </w:r>
    <w:r w:rsidRPr="002C6F7B">
      <w:t>10M-</w:t>
    </w:r>
    <w:r>
      <w:t>CON</w:t>
    </w:r>
    <w:r w:rsidRPr="002C6F7B">
      <w:t>-DR</w:t>
    </w:r>
    <w:r w:rsidRPr="002C6F7B" w:rsidDel="002C6F7B">
      <w:rPr>
        <w:rStyle w:val="DocId"/>
      </w:rPr>
      <w:t xml:space="preserve"> </w:t>
    </w:r>
    <w:r>
      <w:tab/>
      <w:t xml:space="preserve">    Company Proprietary Information</w:t>
    </w:r>
    <w:r>
      <w:tab/>
    </w:r>
    <w:r>
      <w:rPr>
        <w:color w:val="808080" w:themeColor="background1" w:themeShade="80"/>
        <w:spacing w:val="60"/>
      </w:rPr>
      <w:t>Page</w:t>
    </w:r>
    <w:r>
      <w:t xml:space="preserve"> | </w:t>
    </w:r>
    <w:r>
      <w:fldChar w:fldCharType="begin"/>
    </w:r>
    <w:r>
      <w:instrText xml:space="preserve"> PAGE   \* MERGEFORMAT </w:instrText>
    </w:r>
    <w:r>
      <w:fldChar w:fldCharType="separate"/>
    </w:r>
    <w:r w:rsidRPr="00CE0CF2">
      <w:rPr>
        <w:b/>
        <w:bCs/>
        <w:noProof/>
      </w:rPr>
      <w:t>4</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240D25" w14:textId="77777777" w:rsidR="000E7CE5" w:rsidRDefault="000E7CE5" w:rsidP="002E3A97">
      <w:r>
        <w:separator/>
      </w:r>
    </w:p>
  </w:footnote>
  <w:footnote w:type="continuationSeparator" w:id="0">
    <w:p w14:paraId="4616B698" w14:textId="77777777" w:rsidR="000E7CE5" w:rsidRDefault="000E7CE5" w:rsidP="002E3A97">
      <w:r>
        <w:continuationSeparator/>
      </w:r>
    </w:p>
  </w:footnote>
  <w:footnote w:type="continuationNotice" w:id="1">
    <w:p w14:paraId="560B4047" w14:textId="77777777" w:rsidR="000E7CE5" w:rsidRDefault="000E7CE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5B76C2" w14:textId="77777777" w:rsidR="00195DC4" w:rsidRDefault="00195DC4" w:rsidP="005F6553">
    <w:pPr>
      <w:pStyle w:val="Header"/>
      <w:spacing w:after="240"/>
    </w:pPr>
    <w:r>
      <w:rPr>
        <w:noProof/>
      </w:rPr>
      <mc:AlternateContent>
        <mc:Choice Requires="wps">
          <w:drawing>
            <wp:anchor distT="45720" distB="45720" distL="114300" distR="114300" simplePos="0" relativeHeight="251658242" behindDoc="0" locked="0" layoutInCell="1" allowOverlap="1" wp14:anchorId="55BA8E04" wp14:editId="70E70A7D">
              <wp:simplePos x="0" y="0"/>
              <wp:positionH relativeFrom="column">
                <wp:posOffset>-114300</wp:posOffset>
              </wp:positionH>
              <wp:positionV relativeFrom="paragraph">
                <wp:posOffset>-342900</wp:posOffset>
              </wp:positionV>
              <wp:extent cx="6381750" cy="554355"/>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0" cy="554355"/>
                      </a:xfrm>
                      <a:prstGeom prst="rect">
                        <a:avLst/>
                      </a:prstGeom>
                      <a:solidFill>
                        <a:srgbClr val="FFFFFF"/>
                      </a:solidFill>
                      <a:ln w="9525">
                        <a:noFill/>
                        <a:miter lim="800000"/>
                        <a:headEnd/>
                        <a:tailEnd/>
                      </a:ln>
                    </wps:spPr>
                    <wps:txbx>
                      <w:txbxContent>
                        <w:p w14:paraId="347A96CC" w14:textId="77777777" w:rsidR="00195DC4" w:rsidRPr="00826413" w:rsidRDefault="00195DC4" w:rsidP="005B239B">
                          <w:pPr>
                            <w:rPr>
                              <w:b/>
                              <w:caps/>
                              <w:color w:val="000000"/>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BA8E04" id="_x0000_t202" coordsize="21600,21600" o:spt="202" path="m,l,21600r21600,l21600,xe">
              <v:stroke joinstyle="miter"/>
              <v:path gradientshapeok="t" o:connecttype="rect"/>
            </v:shapetype>
            <v:shape id="Text Box 2" o:spid="_x0000_s1028" type="#_x0000_t202" style="position:absolute;margin-left:-9pt;margin-top:-27pt;width:502.5pt;height:43.65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" stroked="f">
              <v:textbox>
                <w:txbxContent>
                  <w:p w14:paraId="347A96CC" w14:textId="77777777" w:rsidR="00195DC4" w:rsidRPr="00826413" w:rsidRDefault="00195DC4" w:rsidP="005B239B">
                    <w:pPr>
                      <w:rPr>
                        <w:b/>
                        <w:caps/>
                        <w:color w:val="000000"/>
                        <w:sz w:val="32"/>
                        <w:szCs w:val="32"/>
                      </w:rPr>
                    </w:pPr>
                  </w:p>
                </w:txbxContent>
              </v:textbox>
              <w10:wrap type="square"/>
            </v:shape>
          </w:pict>
        </mc:Fallback>
      </mc:AlternateContent>
    </w:r>
    <w:r>
      <w:rPr>
        <w:noProof/>
      </w:rPr>
      <w:drawing>
        <wp:anchor distT="0" distB="0" distL="114300" distR="114300" simplePos="0" relativeHeight="251658243" behindDoc="0" locked="0" layoutInCell="1" allowOverlap="1" wp14:anchorId="6A8A51D9" wp14:editId="5772D629">
          <wp:simplePos x="0" y="0"/>
          <wp:positionH relativeFrom="margin">
            <wp:posOffset>4610100</wp:posOffset>
          </wp:positionH>
          <wp:positionV relativeFrom="page">
            <wp:posOffset>495300</wp:posOffset>
          </wp:positionV>
          <wp:extent cx="1334770" cy="63055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34770" cy="63055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E61855" w14:textId="77777777" w:rsidR="00195DC4" w:rsidRDefault="00195DC4" w:rsidP="005F6553">
    <w:pPr>
      <w:pStyle w:val="Header"/>
      <w:spacing w:after="240"/>
    </w:pPr>
    <w:r>
      <w:rPr>
        <w:noProof/>
      </w:rPr>
      <mc:AlternateContent>
        <mc:Choice Requires="wps">
          <w:drawing>
            <wp:anchor distT="45720" distB="45720" distL="114300" distR="114300" simplePos="0" relativeHeight="251658240" behindDoc="0" locked="0" layoutInCell="1" allowOverlap="1" wp14:anchorId="55BA8E04" wp14:editId="70E70A7D">
              <wp:simplePos x="0" y="0"/>
              <wp:positionH relativeFrom="column">
                <wp:posOffset>-114300</wp:posOffset>
              </wp:positionH>
              <wp:positionV relativeFrom="paragraph">
                <wp:posOffset>-342900</wp:posOffset>
              </wp:positionV>
              <wp:extent cx="6381750" cy="55435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0" cy="554355"/>
                      </a:xfrm>
                      <a:prstGeom prst="rect">
                        <a:avLst/>
                      </a:prstGeom>
                      <a:solidFill>
                        <a:srgbClr val="FFFFFF"/>
                      </a:solidFill>
                      <a:ln w="9525">
                        <a:noFill/>
                        <a:miter lim="800000"/>
                        <a:headEnd/>
                        <a:tailEnd/>
                      </a:ln>
                    </wps:spPr>
                    <wps:txbx>
                      <w:txbxContent>
                        <w:p w14:paraId="3A5EAEB0" w14:textId="77777777" w:rsidR="00195DC4" w:rsidRPr="00826413" w:rsidRDefault="00195DC4" w:rsidP="005B239B">
                          <w:pPr>
                            <w:rPr>
                              <w:b/>
                              <w:caps/>
                              <w:color w:val="000000"/>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BA8E04" id="_x0000_t202" coordsize="21600,21600" o:spt="202" path="m,l,21600r21600,l21600,xe">
              <v:stroke joinstyle="miter"/>
              <v:path gradientshapeok="t" o:connecttype="rect"/>
            </v:shapetype>
            <v:shape id="_x0000_s1029" type="#_x0000_t202" style="position:absolute;margin-left:-9pt;margin-top:-27pt;width:502.5pt;height:43.6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" stroked="f">
              <v:textbox>
                <w:txbxContent>
                  <w:p w14:paraId="3A5EAEB0" w14:textId="77777777" w:rsidR="00195DC4" w:rsidRPr="00826413" w:rsidRDefault="00195DC4" w:rsidP="005B239B">
                    <w:pPr>
                      <w:rPr>
                        <w:b/>
                        <w:caps/>
                        <w:color w:val="000000"/>
                        <w:sz w:val="32"/>
                        <w:szCs w:val="32"/>
                      </w:rPr>
                    </w:pPr>
                  </w:p>
                </w:txbxContent>
              </v:textbox>
              <w10:wrap type="square"/>
            </v:shape>
          </w:pict>
        </mc:Fallback>
      </mc:AlternateContent>
    </w:r>
    <w:r>
      <w:rPr>
        <w:noProof/>
      </w:rPr>
      <w:drawing>
        <wp:anchor distT="0" distB="0" distL="114300" distR="114300" simplePos="0" relativeHeight="251658241" behindDoc="0" locked="0" layoutInCell="1" allowOverlap="1" wp14:anchorId="6A8A51D9" wp14:editId="5772D629">
          <wp:simplePos x="0" y="0"/>
          <wp:positionH relativeFrom="margin">
            <wp:posOffset>4610100</wp:posOffset>
          </wp:positionH>
          <wp:positionV relativeFrom="page">
            <wp:posOffset>495300</wp:posOffset>
          </wp:positionV>
          <wp:extent cx="1334770" cy="63055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34770" cy="6305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C97803"/>
    <w:multiLevelType w:val="hybridMultilevel"/>
    <w:tmpl w:val="A9EAFD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77B00"/>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 w15:restartNumberingAfterBreak="0">
    <w:nsid w:val="04CA7151"/>
    <w:multiLevelType w:val="hybridMultilevel"/>
    <w:tmpl w:val="0E6A4E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6B74615"/>
    <w:multiLevelType w:val="hybridMultilevel"/>
    <w:tmpl w:val="BD4E0EF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6F33C26"/>
    <w:multiLevelType w:val="hybridMultilevel"/>
    <w:tmpl w:val="8938B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632064"/>
    <w:multiLevelType w:val="hybridMultilevel"/>
    <w:tmpl w:val="14209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83105"/>
    <w:multiLevelType w:val="hybridMultilevel"/>
    <w:tmpl w:val="93326E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0B043C92"/>
    <w:multiLevelType w:val="hybridMultilevel"/>
    <w:tmpl w:val="ACEEC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3939F7"/>
    <w:multiLevelType w:val="hybridMultilevel"/>
    <w:tmpl w:val="E1086A6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9" w15:restartNumberingAfterBreak="0">
    <w:nsid w:val="0B3C2BD2"/>
    <w:multiLevelType w:val="hybridMultilevel"/>
    <w:tmpl w:val="8720425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0" w15:restartNumberingAfterBreak="0">
    <w:nsid w:val="0FA3009E"/>
    <w:multiLevelType w:val="hybridMultilevel"/>
    <w:tmpl w:val="C42AF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462F5B"/>
    <w:multiLevelType w:val="hybridMultilevel"/>
    <w:tmpl w:val="FEE2E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3E73D07"/>
    <w:multiLevelType w:val="hybridMultilevel"/>
    <w:tmpl w:val="070A7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EC7421"/>
    <w:multiLevelType w:val="hybridMultilevel"/>
    <w:tmpl w:val="EC200B1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4" w15:restartNumberingAfterBreak="0">
    <w:nsid w:val="1EAF4D70"/>
    <w:multiLevelType w:val="hybridMultilevel"/>
    <w:tmpl w:val="019C3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165875"/>
    <w:multiLevelType w:val="hybridMultilevel"/>
    <w:tmpl w:val="9B3E12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27340E6"/>
    <w:multiLevelType w:val="hybridMultilevel"/>
    <w:tmpl w:val="767E58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2F37A52"/>
    <w:multiLevelType w:val="hybridMultilevel"/>
    <w:tmpl w:val="D30C05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5CD6F34"/>
    <w:multiLevelType w:val="hybridMultilevel"/>
    <w:tmpl w:val="CC4C1A32"/>
    <w:lvl w:ilvl="0" w:tplc="0409000F">
      <w:start w:val="1"/>
      <w:numFmt w:val="decimal"/>
      <w:lvlText w:val="%1."/>
      <w:lvlJc w:val="left"/>
      <w:pPr>
        <w:ind w:left="360" w:hanging="360"/>
      </w:pPr>
    </w:lvl>
    <w:lvl w:ilvl="1" w:tplc="0409000F">
      <w:start w:val="1"/>
      <w:numFmt w:val="decimal"/>
      <w:lvlText w:val="%2."/>
      <w:lvlJc w:val="left"/>
      <w:pPr>
        <w:ind w:left="72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 w15:restartNumberingAfterBreak="0">
    <w:nsid w:val="2A203D61"/>
    <w:multiLevelType w:val="hybridMultilevel"/>
    <w:tmpl w:val="C68EE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981403"/>
    <w:multiLevelType w:val="hybridMultilevel"/>
    <w:tmpl w:val="EE4A4CA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1" w15:restartNumberingAfterBreak="0">
    <w:nsid w:val="35F715A4"/>
    <w:multiLevelType w:val="hybridMultilevel"/>
    <w:tmpl w:val="C700D3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364C3A3A"/>
    <w:multiLevelType w:val="hybridMultilevel"/>
    <w:tmpl w:val="346EA73E"/>
    <w:lvl w:ilvl="0" w:tplc="CDD0404C">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 w15:restartNumberingAfterBreak="0">
    <w:nsid w:val="3D9A784A"/>
    <w:multiLevelType w:val="hybridMultilevel"/>
    <w:tmpl w:val="96F6ED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4" w15:restartNumberingAfterBreak="0">
    <w:nsid w:val="3F93300F"/>
    <w:multiLevelType w:val="hybridMultilevel"/>
    <w:tmpl w:val="CD70EDB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5" w15:restartNumberingAfterBreak="0">
    <w:nsid w:val="41B87480"/>
    <w:multiLevelType w:val="hybridMultilevel"/>
    <w:tmpl w:val="3BC8D64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6" w15:restartNumberingAfterBreak="0">
    <w:nsid w:val="42003BE4"/>
    <w:multiLevelType w:val="hybridMultilevel"/>
    <w:tmpl w:val="CED0A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F56DD5"/>
    <w:multiLevelType w:val="hybridMultilevel"/>
    <w:tmpl w:val="94EA743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8" w15:restartNumberingAfterBreak="0">
    <w:nsid w:val="4C2A2DF5"/>
    <w:multiLevelType w:val="hybridMultilevel"/>
    <w:tmpl w:val="AF608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925C19"/>
    <w:multiLevelType w:val="hybridMultilevel"/>
    <w:tmpl w:val="E84C2E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5620624A"/>
    <w:multiLevelType w:val="hybridMultilevel"/>
    <w:tmpl w:val="6F080A88"/>
    <w:lvl w:ilvl="0" w:tplc="A22E488C">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59A725D0"/>
    <w:multiLevelType w:val="hybridMultilevel"/>
    <w:tmpl w:val="BF26A92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A3C771E"/>
    <w:multiLevelType w:val="hybridMultilevel"/>
    <w:tmpl w:val="EB36122C"/>
    <w:lvl w:ilvl="0" w:tplc="7B4C880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3" w15:restartNumberingAfterBreak="0">
    <w:nsid w:val="5AB05A91"/>
    <w:multiLevelType w:val="hybridMultilevel"/>
    <w:tmpl w:val="91002D1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5E17727E"/>
    <w:multiLevelType w:val="hybridMultilevel"/>
    <w:tmpl w:val="472850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5EF52496"/>
    <w:multiLevelType w:val="hybridMultilevel"/>
    <w:tmpl w:val="A9140A2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15:restartNumberingAfterBreak="0">
    <w:nsid w:val="63353706"/>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7" w15:restartNumberingAfterBreak="0">
    <w:nsid w:val="64B8384D"/>
    <w:multiLevelType w:val="hybridMultilevel"/>
    <w:tmpl w:val="251864C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65A707D1"/>
    <w:multiLevelType w:val="hybridMultilevel"/>
    <w:tmpl w:val="3D486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5C1742E"/>
    <w:multiLevelType w:val="hybridMultilevel"/>
    <w:tmpl w:val="633EB0F2"/>
    <w:lvl w:ilvl="0" w:tplc="9F38963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D369C9"/>
    <w:multiLevelType w:val="hybridMultilevel"/>
    <w:tmpl w:val="C38689B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41" w15:restartNumberingAfterBreak="0">
    <w:nsid w:val="6FCD5ED8"/>
    <w:multiLevelType w:val="hybridMultilevel"/>
    <w:tmpl w:val="88B622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753419BB"/>
    <w:multiLevelType w:val="hybridMultilevel"/>
    <w:tmpl w:val="87C8A10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43" w15:restartNumberingAfterBreak="0">
    <w:nsid w:val="785A647B"/>
    <w:multiLevelType w:val="hybridMultilevel"/>
    <w:tmpl w:val="CD247414"/>
    <w:lvl w:ilvl="0" w:tplc="04090001">
      <w:start w:val="1"/>
      <w:numFmt w:val="bullet"/>
      <w:lvlText w:val=""/>
      <w:lvlJc w:val="left"/>
      <w:pPr>
        <w:ind w:left="720" w:hanging="360"/>
      </w:pPr>
      <w:rPr>
        <w:rFonts w:ascii="Symbol" w:hAnsi="Symbol" w:hint="default"/>
      </w:rPr>
    </w:lvl>
    <w:lvl w:ilvl="1" w:tplc="FBDA976E">
      <w:start w:val="1"/>
      <w:numFmt w:val="bullet"/>
      <w:lvlText w:val="•"/>
      <w:lvlJc w:val="left"/>
      <w:pPr>
        <w:ind w:left="720" w:hanging="360"/>
      </w:pPr>
      <w:rPr>
        <w:rFonts w:ascii="Calibri" w:eastAsiaTheme="minorEastAsia" w:hAnsi="Calibri" w:cs="Calibri"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7E3346A3"/>
    <w:multiLevelType w:val="hybridMultilevel"/>
    <w:tmpl w:val="11B25080"/>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2039A4"/>
    <w:multiLevelType w:val="hybridMultilevel"/>
    <w:tmpl w:val="EF5A12F4"/>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46" w15:restartNumberingAfterBreak="0">
    <w:nsid w:val="7F8E44BA"/>
    <w:multiLevelType w:val="hybridMultilevel"/>
    <w:tmpl w:val="C97E74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30"/>
  </w:num>
  <w:num w:numId="2">
    <w:abstractNumId w:val="16"/>
  </w:num>
  <w:num w:numId="3">
    <w:abstractNumId w:val="11"/>
  </w:num>
  <w:num w:numId="4">
    <w:abstractNumId w:val="2"/>
  </w:num>
  <w:num w:numId="5">
    <w:abstractNumId w:val="6"/>
  </w:num>
  <w:num w:numId="6">
    <w:abstractNumId w:val="41"/>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7"/>
  </w:num>
  <w:num w:numId="11">
    <w:abstractNumId w:val="46"/>
  </w:num>
  <w:num w:numId="12">
    <w:abstractNumId w:val="21"/>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3"/>
  </w:num>
  <w:num w:numId="17">
    <w:abstractNumId w:val="2"/>
  </w:num>
  <w:num w:numId="18">
    <w:abstractNumId w:val="3"/>
  </w:num>
  <w:num w:numId="19">
    <w:abstractNumId w:val="12"/>
  </w:num>
  <w:num w:numId="20">
    <w:abstractNumId w:val="22"/>
  </w:num>
  <w:num w:numId="21">
    <w:abstractNumId w:val="33"/>
  </w:num>
  <w:num w:numId="22">
    <w:abstractNumId w:val="14"/>
  </w:num>
  <w:num w:numId="23">
    <w:abstractNumId w:val="45"/>
  </w:num>
  <w:num w:numId="24">
    <w:abstractNumId w:val="0"/>
  </w:num>
  <w:num w:numId="25">
    <w:abstractNumId w:val="26"/>
  </w:num>
  <w:num w:numId="26">
    <w:abstractNumId w:val="36"/>
  </w:num>
  <w:num w:numId="27">
    <w:abstractNumId w:val="39"/>
  </w:num>
  <w:num w:numId="28">
    <w:abstractNumId w:val="7"/>
  </w:num>
  <w:num w:numId="29">
    <w:abstractNumId w:val="31"/>
  </w:num>
  <w:num w:numId="30">
    <w:abstractNumId w:val="15"/>
  </w:num>
  <w:num w:numId="31">
    <w:abstractNumId w:val="1"/>
  </w:num>
  <w:num w:numId="32">
    <w:abstractNumId w:val="5"/>
  </w:num>
  <w:num w:numId="33">
    <w:abstractNumId w:val="34"/>
  </w:num>
  <w:num w:numId="34">
    <w:abstractNumId w:val="13"/>
  </w:num>
  <w:num w:numId="35">
    <w:abstractNumId w:val="24"/>
  </w:num>
  <w:num w:numId="36">
    <w:abstractNumId w:val="42"/>
  </w:num>
  <w:num w:numId="37">
    <w:abstractNumId w:val="27"/>
  </w:num>
  <w:num w:numId="38">
    <w:abstractNumId w:val="9"/>
  </w:num>
  <w:num w:numId="39">
    <w:abstractNumId w:val="8"/>
  </w:num>
  <w:num w:numId="40">
    <w:abstractNumId w:val="25"/>
  </w:num>
  <w:num w:numId="41">
    <w:abstractNumId w:val="20"/>
  </w:num>
  <w:num w:numId="42">
    <w:abstractNumId w:val="40"/>
  </w:num>
  <w:num w:numId="43">
    <w:abstractNumId w:val="4"/>
  </w:num>
  <w:num w:numId="44">
    <w:abstractNumId w:val="38"/>
  </w:num>
  <w:num w:numId="45">
    <w:abstractNumId w:val="44"/>
  </w:num>
  <w:num w:numId="46">
    <w:abstractNumId w:val="19"/>
  </w:num>
  <w:num w:numId="47">
    <w:abstractNumId w:val="35"/>
  </w:num>
  <w:num w:numId="48">
    <w:abstractNumId w:val="29"/>
  </w:num>
  <w:num w:numId="49">
    <w:abstractNumId w:val="28"/>
  </w:num>
  <w:num w:numId="5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Kevin Babbington">
    <w15:presenceInfo w15:providerId="AD" w15:userId="S::kbabbington@10thmagnitude.com::d061ef78-907c-4edb-b1ad-d0b3dd667164"/>
  </w15:person>
  <w15:person w15:author="Angel Garcia">
    <w15:presenceInfo w15:providerId="AD" w15:userId="S::agarcia@10thmagnitude.com::4311e4b8-793f-49a4-bec2-41d070db51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ezAJIGxkaWxmaW5ko6SsGpxcWZ+XkgBYZmtQArCsTbLQAAAA=="/>
  </w:docVars>
  <w:rsids>
    <w:rsidRoot w:val="00513815"/>
    <w:rsid w:val="000058D6"/>
    <w:rsid w:val="00007072"/>
    <w:rsid w:val="000123E9"/>
    <w:rsid w:val="00014F78"/>
    <w:rsid w:val="00024A74"/>
    <w:rsid w:val="000256F8"/>
    <w:rsid w:val="00032786"/>
    <w:rsid w:val="00040A4D"/>
    <w:rsid w:val="000414AF"/>
    <w:rsid w:val="0005466A"/>
    <w:rsid w:val="00060410"/>
    <w:rsid w:val="000646B2"/>
    <w:rsid w:val="00067A53"/>
    <w:rsid w:val="0007178B"/>
    <w:rsid w:val="00073B6A"/>
    <w:rsid w:val="0007532C"/>
    <w:rsid w:val="00076C6D"/>
    <w:rsid w:val="0008021B"/>
    <w:rsid w:val="000833A2"/>
    <w:rsid w:val="000874AF"/>
    <w:rsid w:val="00096198"/>
    <w:rsid w:val="000A04F4"/>
    <w:rsid w:val="000A2111"/>
    <w:rsid w:val="000A4E1C"/>
    <w:rsid w:val="000B6CC9"/>
    <w:rsid w:val="000C09BC"/>
    <w:rsid w:val="000C1B84"/>
    <w:rsid w:val="000C2B3E"/>
    <w:rsid w:val="000C72AB"/>
    <w:rsid w:val="000C7602"/>
    <w:rsid w:val="000D4736"/>
    <w:rsid w:val="000D62C0"/>
    <w:rsid w:val="000E3748"/>
    <w:rsid w:val="000E7CE5"/>
    <w:rsid w:val="000F0C78"/>
    <w:rsid w:val="000F3F2F"/>
    <w:rsid w:val="000F4CCB"/>
    <w:rsid w:val="000F6C85"/>
    <w:rsid w:val="00106209"/>
    <w:rsid w:val="0011541D"/>
    <w:rsid w:val="00116436"/>
    <w:rsid w:val="0011792E"/>
    <w:rsid w:val="00125B42"/>
    <w:rsid w:val="001332A8"/>
    <w:rsid w:val="0013680D"/>
    <w:rsid w:val="00141D50"/>
    <w:rsid w:val="00143A1D"/>
    <w:rsid w:val="00146AB9"/>
    <w:rsid w:val="00147F97"/>
    <w:rsid w:val="00152997"/>
    <w:rsid w:val="00166F57"/>
    <w:rsid w:val="0017384D"/>
    <w:rsid w:val="00173963"/>
    <w:rsid w:val="00174449"/>
    <w:rsid w:val="001873AB"/>
    <w:rsid w:val="00190E79"/>
    <w:rsid w:val="00193324"/>
    <w:rsid w:val="00193D5A"/>
    <w:rsid w:val="00195DC4"/>
    <w:rsid w:val="001A18D2"/>
    <w:rsid w:val="001A6712"/>
    <w:rsid w:val="001B6983"/>
    <w:rsid w:val="001B7A56"/>
    <w:rsid w:val="001C114B"/>
    <w:rsid w:val="001C633D"/>
    <w:rsid w:val="001D796D"/>
    <w:rsid w:val="001E0109"/>
    <w:rsid w:val="001E0DF0"/>
    <w:rsid w:val="001E2DBA"/>
    <w:rsid w:val="001F4A45"/>
    <w:rsid w:val="00201AC5"/>
    <w:rsid w:val="00207268"/>
    <w:rsid w:val="00223D1E"/>
    <w:rsid w:val="002262AB"/>
    <w:rsid w:val="00227EB3"/>
    <w:rsid w:val="00232CA4"/>
    <w:rsid w:val="002360A6"/>
    <w:rsid w:val="0023792C"/>
    <w:rsid w:val="00242255"/>
    <w:rsid w:val="00242498"/>
    <w:rsid w:val="00261D36"/>
    <w:rsid w:val="00261FE7"/>
    <w:rsid w:val="00263C86"/>
    <w:rsid w:val="00265B30"/>
    <w:rsid w:val="00271B29"/>
    <w:rsid w:val="00281E54"/>
    <w:rsid w:val="002860E4"/>
    <w:rsid w:val="00290956"/>
    <w:rsid w:val="00292960"/>
    <w:rsid w:val="00294687"/>
    <w:rsid w:val="002968FE"/>
    <w:rsid w:val="002A40A4"/>
    <w:rsid w:val="002A4FFF"/>
    <w:rsid w:val="002B13A3"/>
    <w:rsid w:val="002B2F8F"/>
    <w:rsid w:val="002B59E2"/>
    <w:rsid w:val="002B6E4F"/>
    <w:rsid w:val="002C0853"/>
    <w:rsid w:val="002C6F7B"/>
    <w:rsid w:val="002D3FD9"/>
    <w:rsid w:val="002D74F7"/>
    <w:rsid w:val="002E1057"/>
    <w:rsid w:val="002E3A97"/>
    <w:rsid w:val="002E460E"/>
    <w:rsid w:val="002F0331"/>
    <w:rsid w:val="002F58BC"/>
    <w:rsid w:val="003059AC"/>
    <w:rsid w:val="00306BD9"/>
    <w:rsid w:val="00306DDE"/>
    <w:rsid w:val="003132B4"/>
    <w:rsid w:val="00343FCF"/>
    <w:rsid w:val="00344662"/>
    <w:rsid w:val="003455EB"/>
    <w:rsid w:val="00355083"/>
    <w:rsid w:val="003564F0"/>
    <w:rsid w:val="00357EA2"/>
    <w:rsid w:val="00362A70"/>
    <w:rsid w:val="00362E4F"/>
    <w:rsid w:val="00372E0F"/>
    <w:rsid w:val="00381E84"/>
    <w:rsid w:val="003868B8"/>
    <w:rsid w:val="00393E07"/>
    <w:rsid w:val="003950DE"/>
    <w:rsid w:val="00396C26"/>
    <w:rsid w:val="003D1F9F"/>
    <w:rsid w:val="003D5080"/>
    <w:rsid w:val="003E0A65"/>
    <w:rsid w:val="003E3F11"/>
    <w:rsid w:val="003E51E5"/>
    <w:rsid w:val="004016FD"/>
    <w:rsid w:val="00402867"/>
    <w:rsid w:val="00403E13"/>
    <w:rsid w:val="00406A6A"/>
    <w:rsid w:val="00407DDA"/>
    <w:rsid w:val="0041093E"/>
    <w:rsid w:val="00413AD3"/>
    <w:rsid w:val="00420516"/>
    <w:rsid w:val="004206F5"/>
    <w:rsid w:val="00421616"/>
    <w:rsid w:val="0042190D"/>
    <w:rsid w:val="00424151"/>
    <w:rsid w:val="004309F8"/>
    <w:rsid w:val="004352B7"/>
    <w:rsid w:val="004427CF"/>
    <w:rsid w:val="00444618"/>
    <w:rsid w:val="00446D37"/>
    <w:rsid w:val="00451C08"/>
    <w:rsid w:val="004554DD"/>
    <w:rsid w:val="0046069B"/>
    <w:rsid w:val="00463461"/>
    <w:rsid w:val="0046494D"/>
    <w:rsid w:val="00492505"/>
    <w:rsid w:val="00494EB8"/>
    <w:rsid w:val="00497CDD"/>
    <w:rsid w:val="004A1F1D"/>
    <w:rsid w:val="004B2A21"/>
    <w:rsid w:val="004B4197"/>
    <w:rsid w:val="004C05D9"/>
    <w:rsid w:val="004C105B"/>
    <w:rsid w:val="004C373C"/>
    <w:rsid w:val="004D7BA8"/>
    <w:rsid w:val="004D7CFB"/>
    <w:rsid w:val="004E0E57"/>
    <w:rsid w:val="004E11CC"/>
    <w:rsid w:val="004E4800"/>
    <w:rsid w:val="004E489E"/>
    <w:rsid w:val="004E7955"/>
    <w:rsid w:val="004F4940"/>
    <w:rsid w:val="004F6D96"/>
    <w:rsid w:val="00505396"/>
    <w:rsid w:val="0051299D"/>
    <w:rsid w:val="00513815"/>
    <w:rsid w:val="00513C05"/>
    <w:rsid w:val="00514313"/>
    <w:rsid w:val="00515E38"/>
    <w:rsid w:val="00516FEC"/>
    <w:rsid w:val="005206AD"/>
    <w:rsid w:val="005306B2"/>
    <w:rsid w:val="00532053"/>
    <w:rsid w:val="0053583A"/>
    <w:rsid w:val="00540711"/>
    <w:rsid w:val="00541E30"/>
    <w:rsid w:val="005475B4"/>
    <w:rsid w:val="00552399"/>
    <w:rsid w:val="00566083"/>
    <w:rsid w:val="00573096"/>
    <w:rsid w:val="00575D08"/>
    <w:rsid w:val="00576B32"/>
    <w:rsid w:val="00582B5F"/>
    <w:rsid w:val="00584345"/>
    <w:rsid w:val="00585E16"/>
    <w:rsid w:val="00586E84"/>
    <w:rsid w:val="00587384"/>
    <w:rsid w:val="005A3B4D"/>
    <w:rsid w:val="005A486F"/>
    <w:rsid w:val="005B239B"/>
    <w:rsid w:val="005B2F21"/>
    <w:rsid w:val="005B31D0"/>
    <w:rsid w:val="005C3110"/>
    <w:rsid w:val="005C3BF5"/>
    <w:rsid w:val="005D0FB9"/>
    <w:rsid w:val="005D17E1"/>
    <w:rsid w:val="005D21EC"/>
    <w:rsid w:val="005D3905"/>
    <w:rsid w:val="005E0759"/>
    <w:rsid w:val="005F2A19"/>
    <w:rsid w:val="005F36ED"/>
    <w:rsid w:val="005F4467"/>
    <w:rsid w:val="005F6553"/>
    <w:rsid w:val="00604409"/>
    <w:rsid w:val="0061452E"/>
    <w:rsid w:val="006148F2"/>
    <w:rsid w:val="0062071B"/>
    <w:rsid w:val="00626529"/>
    <w:rsid w:val="00631860"/>
    <w:rsid w:val="006328C0"/>
    <w:rsid w:val="006371E5"/>
    <w:rsid w:val="00637E94"/>
    <w:rsid w:val="00640801"/>
    <w:rsid w:val="00640E61"/>
    <w:rsid w:val="00645597"/>
    <w:rsid w:val="006466E6"/>
    <w:rsid w:val="0065031C"/>
    <w:rsid w:val="00652C55"/>
    <w:rsid w:val="00656B8C"/>
    <w:rsid w:val="00661181"/>
    <w:rsid w:val="0066359D"/>
    <w:rsid w:val="006713AE"/>
    <w:rsid w:val="006727D2"/>
    <w:rsid w:val="00672EBF"/>
    <w:rsid w:val="00682C7C"/>
    <w:rsid w:val="00683DD4"/>
    <w:rsid w:val="00686F0F"/>
    <w:rsid w:val="006919F8"/>
    <w:rsid w:val="00691F54"/>
    <w:rsid w:val="0069449F"/>
    <w:rsid w:val="00697EA6"/>
    <w:rsid w:val="006A0FEB"/>
    <w:rsid w:val="006C5144"/>
    <w:rsid w:val="006C685A"/>
    <w:rsid w:val="006D0F45"/>
    <w:rsid w:val="006D3F65"/>
    <w:rsid w:val="006D5164"/>
    <w:rsid w:val="006D6B25"/>
    <w:rsid w:val="006E6954"/>
    <w:rsid w:val="006F1C0E"/>
    <w:rsid w:val="006F38F4"/>
    <w:rsid w:val="006F3ED1"/>
    <w:rsid w:val="006F4BD5"/>
    <w:rsid w:val="006F6F66"/>
    <w:rsid w:val="006F73DA"/>
    <w:rsid w:val="006F7469"/>
    <w:rsid w:val="006F76AE"/>
    <w:rsid w:val="0070081F"/>
    <w:rsid w:val="00702698"/>
    <w:rsid w:val="00704102"/>
    <w:rsid w:val="00706050"/>
    <w:rsid w:val="007078DC"/>
    <w:rsid w:val="00724C9B"/>
    <w:rsid w:val="007255DE"/>
    <w:rsid w:val="00726094"/>
    <w:rsid w:val="00731F44"/>
    <w:rsid w:val="00731FB1"/>
    <w:rsid w:val="00734EBE"/>
    <w:rsid w:val="00740F1F"/>
    <w:rsid w:val="00746763"/>
    <w:rsid w:val="00755234"/>
    <w:rsid w:val="0076059C"/>
    <w:rsid w:val="00762A37"/>
    <w:rsid w:val="007636CD"/>
    <w:rsid w:val="00764EA8"/>
    <w:rsid w:val="00780B77"/>
    <w:rsid w:val="00791D18"/>
    <w:rsid w:val="007966BC"/>
    <w:rsid w:val="00797B2C"/>
    <w:rsid w:val="00797CEA"/>
    <w:rsid w:val="007A1599"/>
    <w:rsid w:val="007A196D"/>
    <w:rsid w:val="007A3478"/>
    <w:rsid w:val="007A63F9"/>
    <w:rsid w:val="007A7F4C"/>
    <w:rsid w:val="007B0858"/>
    <w:rsid w:val="007B4977"/>
    <w:rsid w:val="007B6A34"/>
    <w:rsid w:val="007C165D"/>
    <w:rsid w:val="007C33CF"/>
    <w:rsid w:val="007C4DFD"/>
    <w:rsid w:val="007C71B0"/>
    <w:rsid w:val="007D083C"/>
    <w:rsid w:val="007D0A6B"/>
    <w:rsid w:val="007D2BD7"/>
    <w:rsid w:val="007D3A3E"/>
    <w:rsid w:val="007E17B4"/>
    <w:rsid w:val="007E47A2"/>
    <w:rsid w:val="00800E8D"/>
    <w:rsid w:val="00802CC6"/>
    <w:rsid w:val="0080394C"/>
    <w:rsid w:val="00803B97"/>
    <w:rsid w:val="00806571"/>
    <w:rsid w:val="00811898"/>
    <w:rsid w:val="00811F3F"/>
    <w:rsid w:val="0081425F"/>
    <w:rsid w:val="00817D84"/>
    <w:rsid w:val="008352F4"/>
    <w:rsid w:val="0083556C"/>
    <w:rsid w:val="008368A8"/>
    <w:rsid w:val="00837ACC"/>
    <w:rsid w:val="00854DA4"/>
    <w:rsid w:val="00855F11"/>
    <w:rsid w:val="008648A0"/>
    <w:rsid w:val="00873648"/>
    <w:rsid w:val="008848DB"/>
    <w:rsid w:val="00890DE6"/>
    <w:rsid w:val="008970E7"/>
    <w:rsid w:val="008A66D2"/>
    <w:rsid w:val="008B3A21"/>
    <w:rsid w:val="008C5A75"/>
    <w:rsid w:val="008C64D9"/>
    <w:rsid w:val="008D3A3C"/>
    <w:rsid w:val="008D6761"/>
    <w:rsid w:val="008D702B"/>
    <w:rsid w:val="008E4129"/>
    <w:rsid w:val="008E5B83"/>
    <w:rsid w:val="008F02B3"/>
    <w:rsid w:val="008F1E95"/>
    <w:rsid w:val="008F61DB"/>
    <w:rsid w:val="009043DC"/>
    <w:rsid w:val="00905AD7"/>
    <w:rsid w:val="009060C1"/>
    <w:rsid w:val="00906300"/>
    <w:rsid w:val="009204A6"/>
    <w:rsid w:val="00922137"/>
    <w:rsid w:val="00922871"/>
    <w:rsid w:val="009277BC"/>
    <w:rsid w:val="009313E4"/>
    <w:rsid w:val="00932A64"/>
    <w:rsid w:val="00935083"/>
    <w:rsid w:val="0094082A"/>
    <w:rsid w:val="0094337D"/>
    <w:rsid w:val="009457A9"/>
    <w:rsid w:val="00954699"/>
    <w:rsid w:val="0096384E"/>
    <w:rsid w:val="009744CE"/>
    <w:rsid w:val="009755E5"/>
    <w:rsid w:val="00976824"/>
    <w:rsid w:val="009845B5"/>
    <w:rsid w:val="00986BAA"/>
    <w:rsid w:val="009909A4"/>
    <w:rsid w:val="009914E6"/>
    <w:rsid w:val="00992005"/>
    <w:rsid w:val="00994D97"/>
    <w:rsid w:val="009A1664"/>
    <w:rsid w:val="009A24AD"/>
    <w:rsid w:val="009B213A"/>
    <w:rsid w:val="009B2860"/>
    <w:rsid w:val="009B71D6"/>
    <w:rsid w:val="009C2EDA"/>
    <w:rsid w:val="009C3735"/>
    <w:rsid w:val="009C4B81"/>
    <w:rsid w:val="009C76B8"/>
    <w:rsid w:val="009C79F8"/>
    <w:rsid w:val="009D02DE"/>
    <w:rsid w:val="009D2969"/>
    <w:rsid w:val="009D4DAA"/>
    <w:rsid w:val="009E347B"/>
    <w:rsid w:val="009E50B3"/>
    <w:rsid w:val="009E748E"/>
    <w:rsid w:val="009F0C81"/>
    <w:rsid w:val="009F76AF"/>
    <w:rsid w:val="00A0021D"/>
    <w:rsid w:val="00A00DD3"/>
    <w:rsid w:val="00A02BB2"/>
    <w:rsid w:val="00A079E1"/>
    <w:rsid w:val="00A1156D"/>
    <w:rsid w:val="00A1569E"/>
    <w:rsid w:val="00A16E16"/>
    <w:rsid w:val="00A2247D"/>
    <w:rsid w:val="00A24A7F"/>
    <w:rsid w:val="00A26104"/>
    <w:rsid w:val="00A27B3A"/>
    <w:rsid w:val="00A32727"/>
    <w:rsid w:val="00A32E02"/>
    <w:rsid w:val="00A34F8F"/>
    <w:rsid w:val="00A3733B"/>
    <w:rsid w:val="00A419C0"/>
    <w:rsid w:val="00A4594F"/>
    <w:rsid w:val="00A62C85"/>
    <w:rsid w:val="00A65AA3"/>
    <w:rsid w:val="00A73A3E"/>
    <w:rsid w:val="00A73B12"/>
    <w:rsid w:val="00A75326"/>
    <w:rsid w:val="00A754E6"/>
    <w:rsid w:val="00A76071"/>
    <w:rsid w:val="00A83F96"/>
    <w:rsid w:val="00A8768C"/>
    <w:rsid w:val="00A96E34"/>
    <w:rsid w:val="00A97B15"/>
    <w:rsid w:val="00AA4D3B"/>
    <w:rsid w:val="00AA6D88"/>
    <w:rsid w:val="00AB4E1F"/>
    <w:rsid w:val="00AC2D2C"/>
    <w:rsid w:val="00AD65E3"/>
    <w:rsid w:val="00AE1D55"/>
    <w:rsid w:val="00AF37D2"/>
    <w:rsid w:val="00AF5A79"/>
    <w:rsid w:val="00AF5F14"/>
    <w:rsid w:val="00B00FA7"/>
    <w:rsid w:val="00B10C98"/>
    <w:rsid w:val="00B23074"/>
    <w:rsid w:val="00B23624"/>
    <w:rsid w:val="00B24786"/>
    <w:rsid w:val="00B265F9"/>
    <w:rsid w:val="00B26C5A"/>
    <w:rsid w:val="00B32478"/>
    <w:rsid w:val="00B34427"/>
    <w:rsid w:val="00B34C3A"/>
    <w:rsid w:val="00B432F9"/>
    <w:rsid w:val="00B53E8C"/>
    <w:rsid w:val="00B56383"/>
    <w:rsid w:val="00B56984"/>
    <w:rsid w:val="00B64247"/>
    <w:rsid w:val="00B66691"/>
    <w:rsid w:val="00B6759B"/>
    <w:rsid w:val="00B7448C"/>
    <w:rsid w:val="00B87497"/>
    <w:rsid w:val="00B940B8"/>
    <w:rsid w:val="00BA1D3F"/>
    <w:rsid w:val="00BA65C2"/>
    <w:rsid w:val="00BB4B08"/>
    <w:rsid w:val="00BB530C"/>
    <w:rsid w:val="00BC189E"/>
    <w:rsid w:val="00BC519F"/>
    <w:rsid w:val="00BD5105"/>
    <w:rsid w:val="00BD5DE0"/>
    <w:rsid w:val="00BD6C8D"/>
    <w:rsid w:val="00BE004F"/>
    <w:rsid w:val="00BE029E"/>
    <w:rsid w:val="00BE0F8E"/>
    <w:rsid w:val="00BE35E9"/>
    <w:rsid w:val="00BE3AF4"/>
    <w:rsid w:val="00BE5227"/>
    <w:rsid w:val="00BE56D4"/>
    <w:rsid w:val="00BF2850"/>
    <w:rsid w:val="00BF40C1"/>
    <w:rsid w:val="00C004DE"/>
    <w:rsid w:val="00C006E2"/>
    <w:rsid w:val="00C029C6"/>
    <w:rsid w:val="00C02E7C"/>
    <w:rsid w:val="00C061AC"/>
    <w:rsid w:val="00C07E84"/>
    <w:rsid w:val="00C11397"/>
    <w:rsid w:val="00C119F9"/>
    <w:rsid w:val="00C1535B"/>
    <w:rsid w:val="00C15AC1"/>
    <w:rsid w:val="00C22005"/>
    <w:rsid w:val="00C232D9"/>
    <w:rsid w:val="00C2586A"/>
    <w:rsid w:val="00C33797"/>
    <w:rsid w:val="00C357C9"/>
    <w:rsid w:val="00C40DEA"/>
    <w:rsid w:val="00C41302"/>
    <w:rsid w:val="00C41553"/>
    <w:rsid w:val="00C42E44"/>
    <w:rsid w:val="00C47D44"/>
    <w:rsid w:val="00C556E3"/>
    <w:rsid w:val="00C60D4C"/>
    <w:rsid w:val="00C62B32"/>
    <w:rsid w:val="00C728A8"/>
    <w:rsid w:val="00C747C8"/>
    <w:rsid w:val="00C83346"/>
    <w:rsid w:val="00C908EA"/>
    <w:rsid w:val="00C91423"/>
    <w:rsid w:val="00C932E7"/>
    <w:rsid w:val="00C9352A"/>
    <w:rsid w:val="00C977A1"/>
    <w:rsid w:val="00CA3D27"/>
    <w:rsid w:val="00CA52F6"/>
    <w:rsid w:val="00CA6881"/>
    <w:rsid w:val="00CA6B7A"/>
    <w:rsid w:val="00CB4177"/>
    <w:rsid w:val="00CB7D90"/>
    <w:rsid w:val="00CC467F"/>
    <w:rsid w:val="00CC6E59"/>
    <w:rsid w:val="00CC6F62"/>
    <w:rsid w:val="00CC7A8F"/>
    <w:rsid w:val="00CE0CF2"/>
    <w:rsid w:val="00CE1D04"/>
    <w:rsid w:val="00CF19FD"/>
    <w:rsid w:val="00CF233B"/>
    <w:rsid w:val="00CF3474"/>
    <w:rsid w:val="00D0393B"/>
    <w:rsid w:val="00D03BDB"/>
    <w:rsid w:val="00D042AA"/>
    <w:rsid w:val="00D06022"/>
    <w:rsid w:val="00D07596"/>
    <w:rsid w:val="00D144D7"/>
    <w:rsid w:val="00D1536F"/>
    <w:rsid w:val="00D21CD7"/>
    <w:rsid w:val="00D263F2"/>
    <w:rsid w:val="00D27BAA"/>
    <w:rsid w:val="00D3122D"/>
    <w:rsid w:val="00D33CE0"/>
    <w:rsid w:val="00D37EA3"/>
    <w:rsid w:val="00D4089E"/>
    <w:rsid w:val="00D410CC"/>
    <w:rsid w:val="00D458A7"/>
    <w:rsid w:val="00D47594"/>
    <w:rsid w:val="00D47F64"/>
    <w:rsid w:val="00D52C71"/>
    <w:rsid w:val="00D539DD"/>
    <w:rsid w:val="00D54D71"/>
    <w:rsid w:val="00D550B7"/>
    <w:rsid w:val="00D550FC"/>
    <w:rsid w:val="00D571FE"/>
    <w:rsid w:val="00D60AD5"/>
    <w:rsid w:val="00D64E1C"/>
    <w:rsid w:val="00D7122A"/>
    <w:rsid w:val="00D8110C"/>
    <w:rsid w:val="00D84BE6"/>
    <w:rsid w:val="00D91489"/>
    <w:rsid w:val="00D93E62"/>
    <w:rsid w:val="00DA06E5"/>
    <w:rsid w:val="00DA0B8E"/>
    <w:rsid w:val="00DA7E3B"/>
    <w:rsid w:val="00DB01D8"/>
    <w:rsid w:val="00DB047F"/>
    <w:rsid w:val="00DB1079"/>
    <w:rsid w:val="00DB1ABC"/>
    <w:rsid w:val="00DB33A5"/>
    <w:rsid w:val="00DC0477"/>
    <w:rsid w:val="00DD6EF5"/>
    <w:rsid w:val="00DE0198"/>
    <w:rsid w:val="00DE5FBD"/>
    <w:rsid w:val="00DF0566"/>
    <w:rsid w:val="00DF087A"/>
    <w:rsid w:val="00DF262D"/>
    <w:rsid w:val="00DF727F"/>
    <w:rsid w:val="00E0746B"/>
    <w:rsid w:val="00E20847"/>
    <w:rsid w:val="00E22704"/>
    <w:rsid w:val="00E25F1B"/>
    <w:rsid w:val="00E30CA7"/>
    <w:rsid w:val="00E33F85"/>
    <w:rsid w:val="00E45B3B"/>
    <w:rsid w:val="00E47927"/>
    <w:rsid w:val="00E57173"/>
    <w:rsid w:val="00E678EF"/>
    <w:rsid w:val="00E704BE"/>
    <w:rsid w:val="00E71450"/>
    <w:rsid w:val="00E72B60"/>
    <w:rsid w:val="00E83B35"/>
    <w:rsid w:val="00E94538"/>
    <w:rsid w:val="00E9564C"/>
    <w:rsid w:val="00EA6EEE"/>
    <w:rsid w:val="00EB7B7D"/>
    <w:rsid w:val="00EC26AC"/>
    <w:rsid w:val="00ED0038"/>
    <w:rsid w:val="00ED2534"/>
    <w:rsid w:val="00ED78DA"/>
    <w:rsid w:val="00EE1512"/>
    <w:rsid w:val="00EE1959"/>
    <w:rsid w:val="00EE61B8"/>
    <w:rsid w:val="00EF198A"/>
    <w:rsid w:val="00EF27E6"/>
    <w:rsid w:val="00EF5E1D"/>
    <w:rsid w:val="00F0097B"/>
    <w:rsid w:val="00F021CB"/>
    <w:rsid w:val="00F05986"/>
    <w:rsid w:val="00F05A21"/>
    <w:rsid w:val="00F100DF"/>
    <w:rsid w:val="00F101F6"/>
    <w:rsid w:val="00F136F1"/>
    <w:rsid w:val="00F24F48"/>
    <w:rsid w:val="00F25A4C"/>
    <w:rsid w:val="00F305C4"/>
    <w:rsid w:val="00F3489B"/>
    <w:rsid w:val="00F37105"/>
    <w:rsid w:val="00F40132"/>
    <w:rsid w:val="00F45360"/>
    <w:rsid w:val="00F458E4"/>
    <w:rsid w:val="00F54316"/>
    <w:rsid w:val="00F56391"/>
    <w:rsid w:val="00F60615"/>
    <w:rsid w:val="00F60E66"/>
    <w:rsid w:val="00F67DE1"/>
    <w:rsid w:val="00F704A8"/>
    <w:rsid w:val="00F802CA"/>
    <w:rsid w:val="00F82F43"/>
    <w:rsid w:val="00F85D9A"/>
    <w:rsid w:val="00F8686D"/>
    <w:rsid w:val="00F86C57"/>
    <w:rsid w:val="00F90356"/>
    <w:rsid w:val="00F92341"/>
    <w:rsid w:val="00F94DA7"/>
    <w:rsid w:val="00FA1415"/>
    <w:rsid w:val="00FA2783"/>
    <w:rsid w:val="00FA28AF"/>
    <w:rsid w:val="00FB2A09"/>
    <w:rsid w:val="00FB67B0"/>
    <w:rsid w:val="00FC4B4F"/>
    <w:rsid w:val="00FC7AE7"/>
    <w:rsid w:val="00FD19EB"/>
    <w:rsid w:val="00FD29A2"/>
    <w:rsid w:val="00FD5C21"/>
    <w:rsid w:val="00FE131A"/>
    <w:rsid w:val="00FE1CD9"/>
    <w:rsid w:val="00FE56A3"/>
    <w:rsid w:val="00FE6A10"/>
    <w:rsid w:val="00FF74E4"/>
    <w:rsid w:val="08E2DEFE"/>
    <w:rsid w:val="122DDA9C"/>
    <w:rsid w:val="1E42E5F8"/>
    <w:rsid w:val="562DEFAE"/>
    <w:rsid w:val="6CD946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1B2D54"/>
  <w15:docId w15:val="{7EB3A712-DA05-4D6C-8CB5-325C0F70E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815"/>
    <w:pPr>
      <w:spacing w:after="0" w:line="240" w:lineRule="auto"/>
    </w:pPr>
    <w:rPr>
      <w:rFonts w:ascii="Calibri" w:hAnsi="Calibri" w:cs="Calibri"/>
    </w:rPr>
  </w:style>
  <w:style w:type="paragraph" w:styleId="Heading1">
    <w:name w:val="heading 1"/>
    <w:basedOn w:val="Normal"/>
    <w:next w:val="Normal"/>
    <w:link w:val="Heading1Char"/>
    <w:uiPriority w:val="9"/>
    <w:qFormat/>
    <w:rsid w:val="0061452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7607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4466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05466A"/>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396C26"/>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List Bullets"/>
    <w:basedOn w:val="Normal"/>
    <w:link w:val="ListParagraphChar"/>
    <w:uiPriority w:val="34"/>
    <w:qFormat/>
    <w:rsid w:val="00513815"/>
    <w:pPr>
      <w:ind w:left="720"/>
    </w:pPr>
  </w:style>
  <w:style w:type="paragraph" w:styleId="BalloonText">
    <w:name w:val="Balloon Text"/>
    <w:basedOn w:val="Normal"/>
    <w:link w:val="BalloonTextChar"/>
    <w:uiPriority w:val="99"/>
    <w:semiHidden/>
    <w:unhideWhenUsed/>
    <w:rsid w:val="00513815"/>
    <w:rPr>
      <w:rFonts w:ascii="Tahoma" w:hAnsi="Tahoma" w:cs="Tahoma"/>
      <w:sz w:val="16"/>
      <w:szCs w:val="16"/>
    </w:rPr>
  </w:style>
  <w:style w:type="character" w:customStyle="1" w:styleId="BalloonTextChar">
    <w:name w:val="Balloon Text Char"/>
    <w:basedOn w:val="DefaultParagraphFont"/>
    <w:link w:val="BalloonText"/>
    <w:uiPriority w:val="99"/>
    <w:semiHidden/>
    <w:rsid w:val="00513815"/>
    <w:rPr>
      <w:rFonts w:ascii="Tahoma" w:hAnsi="Tahoma" w:cs="Tahoma"/>
      <w:sz w:val="16"/>
      <w:szCs w:val="16"/>
    </w:rPr>
  </w:style>
  <w:style w:type="paragraph" w:styleId="Header">
    <w:name w:val="header"/>
    <w:basedOn w:val="Normal"/>
    <w:link w:val="HeaderChar"/>
    <w:unhideWhenUsed/>
    <w:rsid w:val="002E3A97"/>
    <w:pPr>
      <w:tabs>
        <w:tab w:val="center" w:pos="4680"/>
        <w:tab w:val="right" w:pos="9360"/>
      </w:tabs>
    </w:pPr>
  </w:style>
  <w:style w:type="character" w:customStyle="1" w:styleId="HeaderChar">
    <w:name w:val="Header Char"/>
    <w:basedOn w:val="DefaultParagraphFont"/>
    <w:link w:val="Header"/>
    <w:uiPriority w:val="99"/>
    <w:rsid w:val="002E3A97"/>
    <w:rPr>
      <w:rFonts w:ascii="Calibri" w:hAnsi="Calibri" w:cs="Calibri"/>
    </w:rPr>
  </w:style>
  <w:style w:type="paragraph" w:styleId="Footer">
    <w:name w:val="footer"/>
    <w:basedOn w:val="Normal"/>
    <w:link w:val="FooterChar"/>
    <w:uiPriority w:val="99"/>
    <w:unhideWhenUsed/>
    <w:rsid w:val="002E3A97"/>
    <w:pPr>
      <w:tabs>
        <w:tab w:val="center" w:pos="4680"/>
        <w:tab w:val="right" w:pos="9360"/>
      </w:tabs>
    </w:pPr>
  </w:style>
  <w:style w:type="character" w:customStyle="1" w:styleId="FooterChar">
    <w:name w:val="Footer Char"/>
    <w:basedOn w:val="DefaultParagraphFont"/>
    <w:link w:val="Footer"/>
    <w:uiPriority w:val="99"/>
    <w:rsid w:val="002E3A97"/>
    <w:rPr>
      <w:rFonts w:ascii="Calibri" w:hAnsi="Calibri" w:cs="Calibri"/>
    </w:rPr>
  </w:style>
  <w:style w:type="paragraph" w:customStyle="1" w:styleId="Default">
    <w:name w:val="Default"/>
    <w:rsid w:val="002E3A97"/>
    <w:pPr>
      <w:autoSpaceDE w:val="0"/>
      <w:autoSpaceDN w:val="0"/>
      <w:adjustRightInd w:val="0"/>
      <w:spacing w:after="0" w:line="240" w:lineRule="auto"/>
    </w:pPr>
    <w:rPr>
      <w:rFonts w:ascii="Calibri" w:hAnsi="Calibri" w:cs="Calibri"/>
      <w:color w:val="000000"/>
      <w:sz w:val="24"/>
      <w:szCs w:val="24"/>
    </w:rPr>
  </w:style>
  <w:style w:type="table" w:styleId="TableGrid">
    <w:name w:val="Table Grid"/>
    <w:aliases w:val="Tabla Microsoft Servicios"/>
    <w:basedOn w:val="TableNormal"/>
    <w:uiPriority w:val="59"/>
    <w:rsid w:val="002E3A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1452E"/>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61452E"/>
    <w:pPr>
      <w:spacing w:line="276" w:lineRule="auto"/>
      <w:outlineLvl w:val="9"/>
    </w:pPr>
    <w:rPr>
      <w:lang w:eastAsia="ja-JP"/>
    </w:rPr>
  </w:style>
  <w:style w:type="table" w:styleId="LightGrid">
    <w:name w:val="Light Grid"/>
    <w:basedOn w:val="TableNormal"/>
    <w:uiPriority w:val="62"/>
    <w:rsid w:val="00A7607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TOC1">
    <w:name w:val="toc 1"/>
    <w:basedOn w:val="Normal"/>
    <w:next w:val="Normal"/>
    <w:autoRedefine/>
    <w:uiPriority w:val="39"/>
    <w:unhideWhenUsed/>
    <w:rsid w:val="00A76071"/>
    <w:pPr>
      <w:spacing w:after="100"/>
    </w:pPr>
  </w:style>
  <w:style w:type="character" w:styleId="Hyperlink">
    <w:name w:val="Hyperlink"/>
    <w:basedOn w:val="DefaultParagraphFont"/>
    <w:uiPriority w:val="99"/>
    <w:unhideWhenUsed/>
    <w:rsid w:val="00A76071"/>
    <w:rPr>
      <w:color w:val="0000FF" w:themeColor="hyperlink"/>
      <w:u w:val="single"/>
    </w:rPr>
  </w:style>
  <w:style w:type="character" w:customStyle="1" w:styleId="Heading2Char">
    <w:name w:val="Heading 2 Char"/>
    <w:basedOn w:val="DefaultParagraphFont"/>
    <w:link w:val="Heading2"/>
    <w:uiPriority w:val="9"/>
    <w:rsid w:val="00A76071"/>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A76071"/>
    <w:pPr>
      <w:spacing w:after="100"/>
      <w:ind w:left="220"/>
    </w:pPr>
  </w:style>
  <w:style w:type="character" w:customStyle="1" w:styleId="Heading4Char">
    <w:name w:val="Heading 4 Char"/>
    <w:basedOn w:val="DefaultParagraphFont"/>
    <w:link w:val="Heading4"/>
    <w:uiPriority w:val="9"/>
    <w:rsid w:val="0005466A"/>
    <w:rPr>
      <w:rFonts w:asciiTheme="majorHAnsi" w:eastAsiaTheme="majorEastAsia" w:hAnsiTheme="majorHAnsi" w:cstheme="majorBidi"/>
      <w:b/>
      <w:bCs/>
      <w:i/>
      <w:iCs/>
      <w:color w:val="4F81BD" w:themeColor="accent1"/>
    </w:rPr>
  </w:style>
  <w:style w:type="paragraph" w:customStyle="1" w:styleId="titrebloc">
    <w:name w:val="titre  bloc"/>
    <w:basedOn w:val="Normal"/>
    <w:rsid w:val="0005466A"/>
    <w:pPr>
      <w:suppressAutoHyphens/>
      <w:spacing w:before="40" w:after="40"/>
      <w:jc w:val="both"/>
    </w:pPr>
    <w:rPr>
      <w:rFonts w:ascii="Arial (W1)" w:eastAsia="Times New Roman" w:hAnsi="Arial (W1)" w:cs="Times New Roman"/>
      <w:b/>
      <w:noProof/>
      <w:szCs w:val="20"/>
    </w:rPr>
  </w:style>
  <w:style w:type="character" w:customStyle="1" w:styleId="DocId">
    <w:name w:val="DocId"/>
    <w:basedOn w:val="DefaultParagraphFont"/>
    <w:rsid w:val="0005466A"/>
  </w:style>
  <w:style w:type="paragraph" w:styleId="NoSpacing">
    <w:name w:val="No Spacing"/>
    <w:link w:val="NoSpacingChar"/>
    <w:qFormat/>
    <w:rsid w:val="00B24786"/>
    <w:pPr>
      <w:spacing w:after="0" w:line="240" w:lineRule="auto"/>
    </w:pPr>
    <w:rPr>
      <w:rFonts w:ascii="Calibri" w:eastAsia="Times New Roman" w:hAnsi="Calibri" w:cs="Times New Roman"/>
      <w:color w:val="17365D" w:themeColor="text2" w:themeShade="BF"/>
      <w:sz w:val="20"/>
    </w:rPr>
  </w:style>
  <w:style w:type="character" w:customStyle="1" w:styleId="NoSpacingChar">
    <w:name w:val="No Spacing Char"/>
    <w:basedOn w:val="DefaultParagraphFont"/>
    <w:link w:val="NoSpacing"/>
    <w:rsid w:val="00B24786"/>
    <w:rPr>
      <w:rFonts w:ascii="Calibri" w:eastAsia="Times New Roman" w:hAnsi="Calibri" w:cs="Times New Roman"/>
      <w:color w:val="17365D" w:themeColor="text2" w:themeShade="BF"/>
      <w:sz w:val="20"/>
    </w:rPr>
  </w:style>
  <w:style w:type="character" w:customStyle="1" w:styleId="Heading3Char">
    <w:name w:val="Heading 3 Char"/>
    <w:basedOn w:val="DefaultParagraphFont"/>
    <w:link w:val="Heading3"/>
    <w:uiPriority w:val="9"/>
    <w:rsid w:val="00344662"/>
    <w:rPr>
      <w:rFonts w:asciiTheme="majorHAnsi" w:eastAsiaTheme="majorEastAsia" w:hAnsiTheme="majorHAnsi" w:cstheme="majorBidi"/>
      <w:color w:val="243F60" w:themeColor="accent1" w:themeShade="7F"/>
      <w:sz w:val="24"/>
      <w:szCs w:val="24"/>
    </w:rPr>
  </w:style>
  <w:style w:type="paragraph" w:styleId="Subtitle">
    <w:name w:val="Subtitle"/>
    <w:basedOn w:val="Normal"/>
    <w:next w:val="Normal"/>
    <w:link w:val="SubtitleChar"/>
    <w:uiPriority w:val="11"/>
    <w:qFormat/>
    <w:rsid w:val="00344662"/>
    <w:pPr>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44662"/>
    <w:rPr>
      <w:rFonts w:asciiTheme="majorHAnsi" w:eastAsiaTheme="majorEastAsia" w:hAnsiTheme="majorHAnsi" w:cstheme="majorBidi"/>
      <w:i/>
      <w:iCs/>
      <w:color w:val="4F81BD" w:themeColor="accent1"/>
      <w:spacing w:val="15"/>
      <w:sz w:val="24"/>
      <w:szCs w:val="24"/>
    </w:rPr>
  </w:style>
  <w:style w:type="character" w:customStyle="1" w:styleId="BodyChar">
    <w:name w:val="_Body Char"/>
    <w:basedOn w:val="DefaultParagraphFont"/>
    <w:link w:val="Body"/>
    <w:locked/>
    <w:rsid w:val="00344662"/>
    <w:rPr>
      <w:rFonts w:ascii="Times New Roman" w:eastAsiaTheme="minorEastAsia" w:hAnsi="Times New Roman" w:cs="Times New Roman"/>
    </w:rPr>
  </w:style>
  <w:style w:type="paragraph" w:customStyle="1" w:styleId="Body">
    <w:name w:val="_Body"/>
    <w:link w:val="BodyChar"/>
    <w:qFormat/>
    <w:rsid w:val="00344662"/>
    <w:pPr>
      <w:spacing w:before="60" w:after="60" w:line="240" w:lineRule="auto"/>
      <w:jc w:val="both"/>
    </w:pPr>
    <w:rPr>
      <w:rFonts w:ascii="Times New Roman" w:eastAsiaTheme="minorEastAsia" w:hAnsi="Times New Roman" w:cs="Times New Roman"/>
    </w:rPr>
  </w:style>
  <w:style w:type="paragraph" w:customStyle="1" w:styleId="Body-Heading2">
    <w:name w:val="_Body - Heading 2"/>
    <w:basedOn w:val="Normal"/>
    <w:qFormat/>
    <w:rsid w:val="00344662"/>
    <w:pPr>
      <w:spacing w:before="240" w:after="60"/>
      <w:jc w:val="both"/>
    </w:pPr>
    <w:rPr>
      <w:rFonts w:asciiTheme="majorHAnsi" w:eastAsiaTheme="minorEastAsia" w:hAnsiTheme="majorHAnsi" w:cstheme="minorBidi"/>
      <w:b/>
      <w:smallCaps/>
      <w:color w:val="0070C0"/>
      <w:sz w:val="32"/>
    </w:rPr>
  </w:style>
  <w:style w:type="character" w:customStyle="1" w:styleId="BodyTextChar">
    <w:name w:val="_Body Text Char"/>
    <w:basedOn w:val="DefaultParagraphFont"/>
    <w:link w:val="BodyText"/>
    <w:locked/>
    <w:rsid w:val="00344662"/>
    <w:rPr>
      <w:rFonts w:ascii="Calibri" w:eastAsia="Calibri" w:hAnsi="Calibri" w:cs="Times New Roman"/>
    </w:rPr>
  </w:style>
  <w:style w:type="paragraph" w:customStyle="1" w:styleId="BodyText">
    <w:name w:val="_Body Text"/>
    <w:basedOn w:val="Normal"/>
    <w:link w:val="BodyTextChar"/>
    <w:qFormat/>
    <w:rsid w:val="00344662"/>
    <w:pPr>
      <w:spacing w:before="120"/>
      <w:jc w:val="both"/>
    </w:pPr>
    <w:rPr>
      <w:rFonts w:eastAsia="Calibri" w:cs="Times New Roman"/>
    </w:rPr>
  </w:style>
  <w:style w:type="character" w:styleId="UnresolvedMention">
    <w:name w:val="Unresolved Mention"/>
    <w:basedOn w:val="DefaultParagraphFont"/>
    <w:uiPriority w:val="99"/>
    <w:semiHidden/>
    <w:unhideWhenUsed/>
    <w:rsid w:val="00E22704"/>
    <w:rPr>
      <w:color w:val="808080"/>
      <w:shd w:val="clear" w:color="auto" w:fill="E6E6E6"/>
    </w:rPr>
  </w:style>
  <w:style w:type="paragraph" w:customStyle="1" w:styleId="TableNormal1">
    <w:name w:val="Table Normal1"/>
    <w:basedOn w:val="Normal"/>
    <w:link w:val="NormalTableChar"/>
    <w:rsid w:val="00424151"/>
    <w:pPr>
      <w:spacing w:before="60" w:after="200" w:line="276" w:lineRule="auto"/>
    </w:pPr>
    <w:rPr>
      <w:rFonts w:ascii="Arial Narrow" w:eastAsia="Arial Narrow" w:hAnsi="Arial Narrow" w:cs="Arial Narrow"/>
      <w:lang w:val="en-NZ" w:eastAsia="ja-JP"/>
    </w:rPr>
  </w:style>
  <w:style w:type="character" w:customStyle="1" w:styleId="NormalTableChar">
    <w:name w:val="Normal Table Char"/>
    <w:basedOn w:val="DefaultParagraphFont"/>
    <w:link w:val="TableNormal1"/>
    <w:locked/>
    <w:rsid w:val="00424151"/>
    <w:rPr>
      <w:rFonts w:ascii="Arial Narrow" w:eastAsia="Arial Narrow" w:hAnsi="Arial Narrow" w:cs="Arial Narrow"/>
      <w:lang w:val="en-NZ" w:eastAsia="ja-JP"/>
    </w:rPr>
  </w:style>
  <w:style w:type="paragraph" w:styleId="NormalWeb">
    <w:name w:val="Normal (Web)"/>
    <w:basedOn w:val="Normal"/>
    <w:uiPriority w:val="99"/>
    <w:semiHidden/>
    <w:unhideWhenUsed/>
    <w:rsid w:val="00C747C8"/>
    <w:pPr>
      <w:spacing w:before="100" w:beforeAutospacing="1" w:after="100" w:afterAutospacing="1"/>
    </w:pPr>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A00DD3"/>
    <w:pPr>
      <w:spacing w:after="100"/>
      <w:ind w:left="440"/>
    </w:pPr>
  </w:style>
  <w:style w:type="character" w:styleId="CommentReference">
    <w:name w:val="annotation reference"/>
    <w:basedOn w:val="DefaultParagraphFont"/>
    <w:uiPriority w:val="99"/>
    <w:semiHidden/>
    <w:unhideWhenUsed/>
    <w:rsid w:val="00BC189E"/>
    <w:rPr>
      <w:sz w:val="16"/>
      <w:szCs w:val="16"/>
    </w:rPr>
  </w:style>
  <w:style w:type="paragraph" w:styleId="CommentText">
    <w:name w:val="annotation text"/>
    <w:basedOn w:val="Normal"/>
    <w:link w:val="CommentTextChar"/>
    <w:uiPriority w:val="99"/>
    <w:semiHidden/>
    <w:unhideWhenUsed/>
    <w:rsid w:val="00BC189E"/>
    <w:rPr>
      <w:sz w:val="20"/>
      <w:szCs w:val="20"/>
    </w:rPr>
  </w:style>
  <w:style w:type="character" w:customStyle="1" w:styleId="CommentTextChar">
    <w:name w:val="Comment Text Char"/>
    <w:basedOn w:val="DefaultParagraphFont"/>
    <w:link w:val="CommentText"/>
    <w:uiPriority w:val="99"/>
    <w:semiHidden/>
    <w:rsid w:val="00BC189E"/>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BC189E"/>
    <w:rPr>
      <w:b/>
      <w:bCs/>
    </w:rPr>
  </w:style>
  <w:style w:type="character" w:customStyle="1" w:styleId="CommentSubjectChar">
    <w:name w:val="Comment Subject Char"/>
    <w:basedOn w:val="CommentTextChar"/>
    <w:link w:val="CommentSubject"/>
    <w:uiPriority w:val="99"/>
    <w:semiHidden/>
    <w:rsid w:val="00BC189E"/>
    <w:rPr>
      <w:rFonts w:ascii="Calibri" w:hAnsi="Calibri" w:cs="Calibri"/>
      <w:b/>
      <w:bCs/>
      <w:sz w:val="20"/>
      <w:szCs w:val="20"/>
    </w:rPr>
  </w:style>
  <w:style w:type="paragraph" w:styleId="BodyText0">
    <w:name w:val="Body Text"/>
    <w:basedOn w:val="Normal"/>
    <w:link w:val="BodyTextChar0"/>
    <w:uiPriority w:val="99"/>
    <w:unhideWhenUsed/>
    <w:qFormat/>
    <w:rsid w:val="003564F0"/>
    <w:pPr>
      <w:spacing w:after="240"/>
    </w:pPr>
    <w:rPr>
      <w:rFonts w:asciiTheme="minorHAnsi" w:hAnsiTheme="minorHAnsi" w:cstheme="minorBidi"/>
      <w:sz w:val="20"/>
    </w:rPr>
  </w:style>
  <w:style w:type="character" w:customStyle="1" w:styleId="BodyTextChar0">
    <w:name w:val="Body Text Char"/>
    <w:basedOn w:val="DefaultParagraphFont"/>
    <w:link w:val="BodyText0"/>
    <w:uiPriority w:val="99"/>
    <w:rsid w:val="003564F0"/>
    <w:rPr>
      <w:sz w:val="20"/>
    </w:rPr>
  </w:style>
  <w:style w:type="paragraph" w:customStyle="1" w:styleId="TableText">
    <w:name w:val="Table Text"/>
    <w:basedOn w:val="Normal"/>
    <w:link w:val="TableTextChar"/>
    <w:qFormat/>
    <w:rsid w:val="004B4197"/>
    <w:pPr>
      <w:spacing w:line="276" w:lineRule="auto"/>
      <w:jc w:val="both"/>
    </w:pPr>
    <w:rPr>
      <w:rFonts w:ascii="Arial" w:eastAsia="Calibri" w:hAnsi="Arial" w:cs="Arial"/>
      <w:sz w:val="20"/>
      <w:szCs w:val="20"/>
      <w:lang w:val="en-GB" w:eastAsia="de-DE"/>
    </w:rPr>
  </w:style>
  <w:style w:type="character" w:customStyle="1" w:styleId="TableTextChar">
    <w:name w:val="Table Text Char"/>
    <w:basedOn w:val="DefaultParagraphFont"/>
    <w:link w:val="TableText"/>
    <w:rsid w:val="004B4197"/>
    <w:rPr>
      <w:rFonts w:ascii="Arial" w:eastAsia="Calibri" w:hAnsi="Arial" w:cs="Arial"/>
      <w:sz w:val="20"/>
      <w:szCs w:val="20"/>
      <w:lang w:val="en-GB" w:eastAsia="de-DE"/>
    </w:rPr>
  </w:style>
  <w:style w:type="character" w:customStyle="1" w:styleId="Heading5Char">
    <w:name w:val="Heading 5 Char"/>
    <w:basedOn w:val="DefaultParagraphFont"/>
    <w:link w:val="Heading5"/>
    <w:uiPriority w:val="9"/>
    <w:rsid w:val="00396C26"/>
    <w:rPr>
      <w:rFonts w:asciiTheme="majorHAnsi" w:eastAsiaTheme="majorEastAsia" w:hAnsiTheme="majorHAnsi" w:cstheme="majorBidi"/>
      <w:color w:val="365F91" w:themeColor="accent1" w:themeShade="BF"/>
    </w:rPr>
  </w:style>
  <w:style w:type="character" w:customStyle="1" w:styleId="ListParagraphChar">
    <w:name w:val="List Paragraph Char"/>
    <w:aliases w:val="Body List Bullets Char"/>
    <w:link w:val="ListParagraph"/>
    <w:uiPriority w:val="34"/>
    <w:locked/>
    <w:rsid w:val="00B53E8C"/>
    <w:rPr>
      <w:rFonts w:ascii="Calibri" w:hAnsi="Calibri" w:cs="Calibri"/>
    </w:rPr>
  </w:style>
  <w:style w:type="paragraph" w:styleId="Caption">
    <w:name w:val="caption"/>
    <w:basedOn w:val="Normal"/>
    <w:next w:val="Normal"/>
    <w:uiPriority w:val="35"/>
    <w:unhideWhenUsed/>
    <w:qFormat/>
    <w:rsid w:val="00704102"/>
    <w:pPr>
      <w:spacing w:after="200"/>
    </w:pPr>
    <w:rPr>
      <w:i/>
      <w:iCs/>
      <w:color w:val="1F497D" w:themeColor="text2"/>
      <w:sz w:val="18"/>
      <w:szCs w:val="18"/>
    </w:rPr>
  </w:style>
  <w:style w:type="character" w:styleId="FollowedHyperlink">
    <w:name w:val="FollowedHyperlink"/>
    <w:basedOn w:val="DefaultParagraphFont"/>
    <w:uiPriority w:val="99"/>
    <w:semiHidden/>
    <w:unhideWhenUsed/>
    <w:rsid w:val="005D17E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009090">
      <w:bodyDiv w:val="1"/>
      <w:marLeft w:val="0"/>
      <w:marRight w:val="0"/>
      <w:marTop w:val="0"/>
      <w:marBottom w:val="0"/>
      <w:divBdr>
        <w:top w:val="none" w:sz="0" w:space="0" w:color="auto"/>
        <w:left w:val="none" w:sz="0" w:space="0" w:color="auto"/>
        <w:bottom w:val="none" w:sz="0" w:space="0" w:color="auto"/>
        <w:right w:val="none" w:sz="0" w:space="0" w:color="auto"/>
      </w:divBdr>
    </w:div>
    <w:div w:id="55667151">
      <w:marLeft w:val="0"/>
      <w:marRight w:val="0"/>
      <w:marTop w:val="0"/>
      <w:marBottom w:val="0"/>
      <w:divBdr>
        <w:top w:val="none" w:sz="0" w:space="0" w:color="auto"/>
        <w:left w:val="none" w:sz="0" w:space="0" w:color="auto"/>
        <w:bottom w:val="none" w:sz="0" w:space="0" w:color="auto"/>
        <w:right w:val="none" w:sz="0" w:space="0" w:color="auto"/>
      </w:divBdr>
    </w:div>
    <w:div w:id="64567842">
      <w:bodyDiv w:val="1"/>
      <w:marLeft w:val="0"/>
      <w:marRight w:val="0"/>
      <w:marTop w:val="0"/>
      <w:marBottom w:val="0"/>
      <w:divBdr>
        <w:top w:val="none" w:sz="0" w:space="0" w:color="auto"/>
        <w:left w:val="none" w:sz="0" w:space="0" w:color="auto"/>
        <w:bottom w:val="none" w:sz="0" w:space="0" w:color="auto"/>
        <w:right w:val="none" w:sz="0" w:space="0" w:color="auto"/>
      </w:divBdr>
    </w:div>
    <w:div w:id="131101389">
      <w:marLeft w:val="0"/>
      <w:marRight w:val="0"/>
      <w:marTop w:val="0"/>
      <w:marBottom w:val="0"/>
      <w:divBdr>
        <w:top w:val="none" w:sz="0" w:space="0" w:color="auto"/>
        <w:left w:val="none" w:sz="0" w:space="0" w:color="auto"/>
        <w:bottom w:val="none" w:sz="0" w:space="0" w:color="auto"/>
        <w:right w:val="none" w:sz="0" w:space="0" w:color="auto"/>
      </w:divBdr>
    </w:div>
    <w:div w:id="259608143">
      <w:bodyDiv w:val="1"/>
      <w:marLeft w:val="0"/>
      <w:marRight w:val="0"/>
      <w:marTop w:val="0"/>
      <w:marBottom w:val="0"/>
      <w:divBdr>
        <w:top w:val="none" w:sz="0" w:space="0" w:color="auto"/>
        <w:left w:val="none" w:sz="0" w:space="0" w:color="auto"/>
        <w:bottom w:val="none" w:sz="0" w:space="0" w:color="auto"/>
        <w:right w:val="none" w:sz="0" w:space="0" w:color="auto"/>
      </w:divBdr>
    </w:div>
    <w:div w:id="286546382">
      <w:marLeft w:val="0"/>
      <w:marRight w:val="0"/>
      <w:marTop w:val="0"/>
      <w:marBottom w:val="0"/>
      <w:divBdr>
        <w:top w:val="none" w:sz="0" w:space="0" w:color="auto"/>
        <w:left w:val="none" w:sz="0" w:space="0" w:color="auto"/>
        <w:bottom w:val="none" w:sz="0" w:space="0" w:color="auto"/>
        <w:right w:val="none" w:sz="0" w:space="0" w:color="auto"/>
      </w:divBdr>
    </w:div>
    <w:div w:id="366376076">
      <w:marLeft w:val="0"/>
      <w:marRight w:val="0"/>
      <w:marTop w:val="0"/>
      <w:marBottom w:val="0"/>
      <w:divBdr>
        <w:top w:val="none" w:sz="0" w:space="0" w:color="auto"/>
        <w:left w:val="none" w:sz="0" w:space="0" w:color="auto"/>
        <w:bottom w:val="none" w:sz="0" w:space="0" w:color="auto"/>
        <w:right w:val="none" w:sz="0" w:space="0" w:color="auto"/>
      </w:divBdr>
    </w:div>
    <w:div w:id="380716335">
      <w:bodyDiv w:val="1"/>
      <w:marLeft w:val="0"/>
      <w:marRight w:val="0"/>
      <w:marTop w:val="0"/>
      <w:marBottom w:val="0"/>
      <w:divBdr>
        <w:top w:val="none" w:sz="0" w:space="0" w:color="auto"/>
        <w:left w:val="none" w:sz="0" w:space="0" w:color="auto"/>
        <w:bottom w:val="none" w:sz="0" w:space="0" w:color="auto"/>
        <w:right w:val="none" w:sz="0" w:space="0" w:color="auto"/>
      </w:divBdr>
    </w:div>
    <w:div w:id="399136415">
      <w:bodyDiv w:val="1"/>
      <w:marLeft w:val="0"/>
      <w:marRight w:val="0"/>
      <w:marTop w:val="0"/>
      <w:marBottom w:val="0"/>
      <w:divBdr>
        <w:top w:val="none" w:sz="0" w:space="0" w:color="auto"/>
        <w:left w:val="none" w:sz="0" w:space="0" w:color="auto"/>
        <w:bottom w:val="none" w:sz="0" w:space="0" w:color="auto"/>
        <w:right w:val="none" w:sz="0" w:space="0" w:color="auto"/>
      </w:divBdr>
    </w:div>
    <w:div w:id="410079782">
      <w:bodyDiv w:val="1"/>
      <w:marLeft w:val="0"/>
      <w:marRight w:val="0"/>
      <w:marTop w:val="0"/>
      <w:marBottom w:val="0"/>
      <w:divBdr>
        <w:top w:val="none" w:sz="0" w:space="0" w:color="auto"/>
        <w:left w:val="none" w:sz="0" w:space="0" w:color="auto"/>
        <w:bottom w:val="none" w:sz="0" w:space="0" w:color="auto"/>
        <w:right w:val="none" w:sz="0" w:space="0" w:color="auto"/>
      </w:divBdr>
    </w:div>
    <w:div w:id="413094640">
      <w:marLeft w:val="0"/>
      <w:marRight w:val="0"/>
      <w:marTop w:val="0"/>
      <w:marBottom w:val="0"/>
      <w:divBdr>
        <w:top w:val="none" w:sz="0" w:space="0" w:color="auto"/>
        <w:left w:val="none" w:sz="0" w:space="0" w:color="auto"/>
        <w:bottom w:val="none" w:sz="0" w:space="0" w:color="auto"/>
        <w:right w:val="none" w:sz="0" w:space="0" w:color="auto"/>
      </w:divBdr>
    </w:div>
    <w:div w:id="433743152">
      <w:marLeft w:val="0"/>
      <w:marRight w:val="0"/>
      <w:marTop w:val="0"/>
      <w:marBottom w:val="0"/>
      <w:divBdr>
        <w:top w:val="none" w:sz="0" w:space="0" w:color="auto"/>
        <w:left w:val="none" w:sz="0" w:space="0" w:color="auto"/>
        <w:bottom w:val="none" w:sz="0" w:space="0" w:color="auto"/>
        <w:right w:val="none" w:sz="0" w:space="0" w:color="auto"/>
      </w:divBdr>
    </w:div>
    <w:div w:id="442773186">
      <w:bodyDiv w:val="1"/>
      <w:marLeft w:val="0"/>
      <w:marRight w:val="0"/>
      <w:marTop w:val="0"/>
      <w:marBottom w:val="0"/>
      <w:divBdr>
        <w:top w:val="none" w:sz="0" w:space="0" w:color="auto"/>
        <w:left w:val="none" w:sz="0" w:space="0" w:color="auto"/>
        <w:bottom w:val="none" w:sz="0" w:space="0" w:color="auto"/>
        <w:right w:val="none" w:sz="0" w:space="0" w:color="auto"/>
      </w:divBdr>
    </w:div>
    <w:div w:id="505095257">
      <w:bodyDiv w:val="1"/>
      <w:marLeft w:val="0"/>
      <w:marRight w:val="0"/>
      <w:marTop w:val="0"/>
      <w:marBottom w:val="0"/>
      <w:divBdr>
        <w:top w:val="none" w:sz="0" w:space="0" w:color="auto"/>
        <w:left w:val="none" w:sz="0" w:space="0" w:color="auto"/>
        <w:bottom w:val="none" w:sz="0" w:space="0" w:color="auto"/>
        <w:right w:val="none" w:sz="0" w:space="0" w:color="auto"/>
      </w:divBdr>
      <w:divsChild>
        <w:div w:id="159005848">
          <w:marLeft w:val="0"/>
          <w:marRight w:val="0"/>
          <w:marTop w:val="0"/>
          <w:marBottom w:val="0"/>
          <w:divBdr>
            <w:top w:val="none" w:sz="0" w:space="0" w:color="auto"/>
            <w:left w:val="none" w:sz="0" w:space="0" w:color="auto"/>
            <w:bottom w:val="none" w:sz="0" w:space="0" w:color="auto"/>
            <w:right w:val="none" w:sz="0" w:space="0" w:color="auto"/>
          </w:divBdr>
        </w:div>
      </w:divsChild>
    </w:div>
    <w:div w:id="583298439">
      <w:bodyDiv w:val="1"/>
      <w:marLeft w:val="0"/>
      <w:marRight w:val="0"/>
      <w:marTop w:val="0"/>
      <w:marBottom w:val="0"/>
      <w:divBdr>
        <w:top w:val="none" w:sz="0" w:space="0" w:color="auto"/>
        <w:left w:val="none" w:sz="0" w:space="0" w:color="auto"/>
        <w:bottom w:val="none" w:sz="0" w:space="0" w:color="auto"/>
        <w:right w:val="none" w:sz="0" w:space="0" w:color="auto"/>
      </w:divBdr>
    </w:div>
    <w:div w:id="604386753">
      <w:marLeft w:val="0"/>
      <w:marRight w:val="0"/>
      <w:marTop w:val="0"/>
      <w:marBottom w:val="0"/>
      <w:divBdr>
        <w:top w:val="none" w:sz="0" w:space="0" w:color="auto"/>
        <w:left w:val="none" w:sz="0" w:space="0" w:color="auto"/>
        <w:bottom w:val="none" w:sz="0" w:space="0" w:color="auto"/>
        <w:right w:val="none" w:sz="0" w:space="0" w:color="auto"/>
      </w:divBdr>
    </w:div>
    <w:div w:id="761342921">
      <w:marLeft w:val="0"/>
      <w:marRight w:val="0"/>
      <w:marTop w:val="0"/>
      <w:marBottom w:val="0"/>
      <w:divBdr>
        <w:top w:val="none" w:sz="0" w:space="0" w:color="auto"/>
        <w:left w:val="none" w:sz="0" w:space="0" w:color="auto"/>
        <w:bottom w:val="none" w:sz="0" w:space="0" w:color="auto"/>
        <w:right w:val="none" w:sz="0" w:space="0" w:color="auto"/>
      </w:divBdr>
    </w:div>
    <w:div w:id="778186856">
      <w:bodyDiv w:val="1"/>
      <w:marLeft w:val="0"/>
      <w:marRight w:val="0"/>
      <w:marTop w:val="0"/>
      <w:marBottom w:val="0"/>
      <w:divBdr>
        <w:top w:val="none" w:sz="0" w:space="0" w:color="auto"/>
        <w:left w:val="none" w:sz="0" w:space="0" w:color="auto"/>
        <w:bottom w:val="none" w:sz="0" w:space="0" w:color="auto"/>
        <w:right w:val="none" w:sz="0" w:space="0" w:color="auto"/>
      </w:divBdr>
      <w:divsChild>
        <w:div w:id="1572740396">
          <w:marLeft w:val="0"/>
          <w:marRight w:val="0"/>
          <w:marTop w:val="0"/>
          <w:marBottom w:val="0"/>
          <w:divBdr>
            <w:top w:val="none" w:sz="0" w:space="0" w:color="auto"/>
            <w:left w:val="none" w:sz="0" w:space="0" w:color="auto"/>
            <w:bottom w:val="none" w:sz="0" w:space="0" w:color="auto"/>
            <w:right w:val="none" w:sz="0" w:space="0" w:color="auto"/>
          </w:divBdr>
          <w:divsChild>
            <w:div w:id="1741906213">
              <w:marLeft w:val="0"/>
              <w:marRight w:val="0"/>
              <w:marTop w:val="0"/>
              <w:marBottom w:val="0"/>
              <w:divBdr>
                <w:top w:val="none" w:sz="0" w:space="0" w:color="auto"/>
                <w:left w:val="none" w:sz="0" w:space="0" w:color="auto"/>
                <w:bottom w:val="none" w:sz="0" w:space="0" w:color="auto"/>
                <w:right w:val="none" w:sz="0" w:space="0" w:color="auto"/>
              </w:divBdr>
              <w:divsChild>
                <w:div w:id="336736018">
                  <w:marLeft w:val="0"/>
                  <w:marRight w:val="0"/>
                  <w:marTop w:val="0"/>
                  <w:marBottom w:val="0"/>
                  <w:divBdr>
                    <w:top w:val="none" w:sz="0" w:space="0" w:color="auto"/>
                    <w:left w:val="none" w:sz="0" w:space="0" w:color="auto"/>
                    <w:bottom w:val="none" w:sz="0" w:space="0" w:color="auto"/>
                    <w:right w:val="none" w:sz="0" w:space="0" w:color="auto"/>
                  </w:divBdr>
                  <w:divsChild>
                    <w:div w:id="1083382556">
                      <w:marLeft w:val="0"/>
                      <w:marRight w:val="0"/>
                      <w:marTop w:val="0"/>
                      <w:marBottom w:val="0"/>
                      <w:divBdr>
                        <w:top w:val="none" w:sz="0" w:space="0" w:color="auto"/>
                        <w:left w:val="none" w:sz="0" w:space="0" w:color="auto"/>
                        <w:bottom w:val="none" w:sz="0" w:space="0" w:color="auto"/>
                        <w:right w:val="none" w:sz="0" w:space="0" w:color="auto"/>
                      </w:divBdr>
                      <w:divsChild>
                        <w:div w:id="1924096372">
                          <w:marLeft w:val="0"/>
                          <w:marRight w:val="0"/>
                          <w:marTop w:val="0"/>
                          <w:marBottom w:val="0"/>
                          <w:divBdr>
                            <w:top w:val="none" w:sz="0" w:space="0" w:color="auto"/>
                            <w:left w:val="none" w:sz="0" w:space="0" w:color="auto"/>
                            <w:bottom w:val="none" w:sz="0" w:space="0" w:color="auto"/>
                            <w:right w:val="none" w:sz="0" w:space="0" w:color="auto"/>
                          </w:divBdr>
                          <w:divsChild>
                            <w:div w:id="1628587112">
                              <w:marLeft w:val="0"/>
                              <w:marRight w:val="0"/>
                              <w:marTop w:val="0"/>
                              <w:marBottom w:val="0"/>
                              <w:divBdr>
                                <w:top w:val="none" w:sz="0" w:space="0" w:color="auto"/>
                                <w:left w:val="none" w:sz="0" w:space="0" w:color="auto"/>
                                <w:bottom w:val="none" w:sz="0" w:space="0" w:color="auto"/>
                                <w:right w:val="none" w:sz="0" w:space="0" w:color="auto"/>
                              </w:divBdr>
                              <w:divsChild>
                                <w:div w:id="1085299447">
                                  <w:marLeft w:val="0"/>
                                  <w:marRight w:val="0"/>
                                  <w:marTop w:val="0"/>
                                  <w:marBottom w:val="0"/>
                                  <w:divBdr>
                                    <w:top w:val="none" w:sz="0" w:space="0" w:color="auto"/>
                                    <w:left w:val="none" w:sz="0" w:space="0" w:color="auto"/>
                                    <w:bottom w:val="none" w:sz="0" w:space="0" w:color="auto"/>
                                    <w:right w:val="none" w:sz="0" w:space="0" w:color="auto"/>
                                  </w:divBdr>
                                  <w:divsChild>
                                    <w:div w:id="1890652933">
                                      <w:marLeft w:val="0"/>
                                      <w:marRight w:val="0"/>
                                      <w:marTop w:val="0"/>
                                      <w:marBottom w:val="0"/>
                                      <w:divBdr>
                                        <w:top w:val="none" w:sz="0" w:space="0" w:color="auto"/>
                                        <w:left w:val="none" w:sz="0" w:space="0" w:color="auto"/>
                                        <w:bottom w:val="none" w:sz="0" w:space="0" w:color="auto"/>
                                        <w:right w:val="none" w:sz="0" w:space="0" w:color="auto"/>
                                      </w:divBdr>
                                      <w:divsChild>
                                        <w:div w:id="825123937">
                                          <w:marLeft w:val="0"/>
                                          <w:marRight w:val="0"/>
                                          <w:marTop w:val="0"/>
                                          <w:marBottom w:val="0"/>
                                          <w:divBdr>
                                            <w:top w:val="none" w:sz="0" w:space="0" w:color="auto"/>
                                            <w:left w:val="none" w:sz="0" w:space="0" w:color="auto"/>
                                            <w:bottom w:val="none" w:sz="0" w:space="0" w:color="auto"/>
                                            <w:right w:val="none" w:sz="0" w:space="0" w:color="auto"/>
                                          </w:divBdr>
                                          <w:divsChild>
                                            <w:div w:id="320544501">
                                              <w:marLeft w:val="0"/>
                                              <w:marRight w:val="0"/>
                                              <w:marTop w:val="0"/>
                                              <w:marBottom w:val="0"/>
                                              <w:divBdr>
                                                <w:top w:val="none" w:sz="0" w:space="0" w:color="auto"/>
                                                <w:left w:val="none" w:sz="0" w:space="0" w:color="auto"/>
                                                <w:bottom w:val="none" w:sz="0" w:space="0" w:color="auto"/>
                                                <w:right w:val="none" w:sz="0" w:space="0" w:color="auto"/>
                                              </w:divBdr>
                                              <w:divsChild>
                                                <w:div w:id="66651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1845103">
      <w:marLeft w:val="0"/>
      <w:marRight w:val="0"/>
      <w:marTop w:val="0"/>
      <w:marBottom w:val="0"/>
      <w:divBdr>
        <w:top w:val="none" w:sz="0" w:space="0" w:color="auto"/>
        <w:left w:val="none" w:sz="0" w:space="0" w:color="auto"/>
        <w:bottom w:val="none" w:sz="0" w:space="0" w:color="auto"/>
        <w:right w:val="none" w:sz="0" w:space="0" w:color="auto"/>
      </w:divBdr>
    </w:div>
    <w:div w:id="913390301">
      <w:marLeft w:val="0"/>
      <w:marRight w:val="0"/>
      <w:marTop w:val="0"/>
      <w:marBottom w:val="0"/>
      <w:divBdr>
        <w:top w:val="none" w:sz="0" w:space="0" w:color="auto"/>
        <w:left w:val="none" w:sz="0" w:space="0" w:color="auto"/>
        <w:bottom w:val="none" w:sz="0" w:space="0" w:color="auto"/>
        <w:right w:val="none" w:sz="0" w:space="0" w:color="auto"/>
      </w:divBdr>
    </w:div>
    <w:div w:id="914045244">
      <w:marLeft w:val="0"/>
      <w:marRight w:val="0"/>
      <w:marTop w:val="0"/>
      <w:marBottom w:val="0"/>
      <w:divBdr>
        <w:top w:val="none" w:sz="0" w:space="0" w:color="auto"/>
        <w:left w:val="none" w:sz="0" w:space="0" w:color="auto"/>
        <w:bottom w:val="none" w:sz="0" w:space="0" w:color="auto"/>
        <w:right w:val="none" w:sz="0" w:space="0" w:color="auto"/>
      </w:divBdr>
    </w:div>
    <w:div w:id="917977585">
      <w:marLeft w:val="0"/>
      <w:marRight w:val="0"/>
      <w:marTop w:val="0"/>
      <w:marBottom w:val="0"/>
      <w:divBdr>
        <w:top w:val="none" w:sz="0" w:space="0" w:color="auto"/>
        <w:left w:val="none" w:sz="0" w:space="0" w:color="auto"/>
        <w:bottom w:val="none" w:sz="0" w:space="0" w:color="auto"/>
        <w:right w:val="none" w:sz="0" w:space="0" w:color="auto"/>
      </w:divBdr>
    </w:div>
    <w:div w:id="1086800089">
      <w:marLeft w:val="0"/>
      <w:marRight w:val="0"/>
      <w:marTop w:val="0"/>
      <w:marBottom w:val="0"/>
      <w:divBdr>
        <w:top w:val="none" w:sz="0" w:space="0" w:color="auto"/>
        <w:left w:val="none" w:sz="0" w:space="0" w:color="auto"/>
        <w:bottom w:val="none" w:sz="0" w:space="0" w:color="auto"/>
        <w:right w:val="none" w:sz="0" w:space="0" w:color="auto"/>
      </w:divBdr>
    </w:div>
    <w:div w:id="1156411336">
      <w:marLeft w:val="0"/>
      <w:marRight w:val="0"/>
      <w:marTop w:val="0"/>
      <w:marBottom w:val="0"/>
      <w:divBdr>
        <w:top w:val="none" w:sz="0" w:space="0" w:color="auto"/>
        <w:left w:val="none" w:sz="0" w:space="0" w:color="auto"/>
        <w:bottom w:val="none" w:sz="0" w:space="0" w:color="auto"/>
        <w:right w:val="none" w:sz="0" w:space="0" w:color="auto"/>
      </w:divBdr>
    </w:div>
    <w:div w:id="1222793884">
      <w:bodyDiv w:val="1"/>
      <w:marLeft w:val="0"/>
      <w:marRight w:val="0"/>
      <w:marTop w:val="0"/>
      <w:marBottom w:val="0"/>
      <w:divBdr>
        <w:top w:val="none" w:sz="0" w:space="0" w:color="auto"/>
        <w:left w:val="none" w:sz="0" w:space="0" w:color="auto"/>
        <w:bottom w:val="none" w:sz="0" w:space="0" w:color="auto"/>
        <w:right w:val="none" w:sz="0" w:space="0" w:color="auto"/>
      </w:divBdr>
    </w:div>
    <w:div w:id="1322268644">
      <w:bodyDiv w:val="1"/>
      <w:marLeft w:val="0"/>
      <w:marRight w:val="0"/>
      <w:marTop w:val="0"/>
      <w:marBottom w:val="0"/>
      <w:divBdr>
        <w:top w:val="none" w:sz="0" w:space="0" w:color="auto"/>
        <w:left w:val="none" w:sz="0" w:space="0" w:color="auto"/>
        <w:bottom w:val="none" w:sz="0" w:space="0" w:color="auto"/>
        <w:right w:val="none" w:sz="0" w:space="0" w:color="auto"/>
      </w:divBdr>
      <w:divsChild>
        <w:div w:id="922375886">
          <w:marLeft w:val="0"/>
          <w:marRight w:val="0"/>
          <w:marTop w:val="0"/>
          <w:marBottom w:val="0"/>
          <w:divBdr>
            <w:top w:val="none" w:sz="0" w:space="0" w:color="auto"/>
            <w:left w:val="none" w:sz="0" w:space="0" w:color="auto"/>
            <w:bottom w:val="none" w:sz="0" w:space="0" w:color="auto"/>
            <w:right w:val="none" w:sz="0" w:space="0" w:color="auto"/>
          </w:divBdr>
        </w:div>
      </w:divsChild>
    </w:div>
    <w:div w:id="1349406267">
      <w:bodyDiv w:val="1"/>
      <w:marLeft w:val="0"/>
      <w:marRight w:val="0"/>
      <w:marTop w:val="0"/>
      <w:marBottom w:val="0"/>
      <w:divBdr>
        <w:top w:val="none" w:sz="0" w:space="0" w:color="auto"/>
        <w:left w:val="none" w:sz="0" w:space="0" w:color="auto"/>
        <w:bottom w:val="none" w:sz="0" w:space="0" w:color="auto"/>
        <w:right w:val="none" w:sz="0" w:space="0" w:color="auto"/>
      </w:divBdr>
    </w:div>
    <w:div w:id="1383364110">
      <w:bodyDiv w:val="1"/>
      <w:marLeft w:val="0"/>
      <w:marRight w:val="0"/>
      <w:marTop w:val="0"/>
      <w:marBottom w:val="0"/>
      <w:divBdr>
        <w:top w:val="none" w:sz="0" w:space="0" w:color="auto"/>
        <w:left w:val="none" w:sz="0" w:space="0" w:color="auto"/>
        <w:bottom w:val="none" w:sz="0" w:space="0" w:color="auto"/>
        <w:right w:val="none" w:sz="0" w:space="0" w:color="auto"/>
      </w:divBdr>
      <w:divsChild>
        <w:div w:id="19934372">
          <w:marLeft w:val="0"/>
          <w:marRight w:val="0"/>
          <w:marTop w:val="0"/>
          <w:marBottom w:val="0"/>
          <w:divBdr>
            <w:top w:val="none" w:sz="0" w:space="0" w:color="auto"/>
            <w:left w:val="none" w:sz="0" w:space="0" w:color="auto"/>
            <w:bottom w:val="none" w:sz="0" w:space="0" w:color="auto"/>
            <w:right w:val="none" w:sz="0" w:space="0" w:color="auto"/>
          </w:divBdr>
          <w:divsChild>
            <w:div w:id="649948258">
              <w:marLeft w:val="0"/>
              <w:marRight w:val="0"/>
              <w:marTop w:val="0"/>
              <w:marBottom w:val="0"/>
              <w:divBdr>
                <w:top w:val="none" w:sz="0" w:space="0" w:color="auto"/>
                <w:left w:val="none" w:sz="0" w:space="0" w:color="auto"/>
                <w:bottom w:val="none" w:sz="0" w:space="0" w:color="auto"/>
                <w:right w:val="none" w:sz="0" w:space="0" w:color="auto"/>
              </w:divBdr>
              <w:divsChild>
                <w:div w:id="2081249981">
                  <w:marLeft w:val="0"/>
                  <w:marRight w:val="0"/>
                  <w:marTop w:val="0"/>
                  <w:marBottom w:val="0"/>
                  <w:divBdr>
                    <w:top w:val="none" w:sz="0" w:space="0" w:color="auto"/>
                    <w:left w:val="none" w:sz="0" w:space="0" w:color="auto"/>
                    <w:bottom w:val="none" w:sz="0" w:space="0" w:color="auto"/>
                    <w:right w:val="none" w:sz="0" w:space="0" w:color="auto"/>
                  </w:divBdr>
                  <w:divsChild>
                    <w:div w:id="41408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34640">
          <w:marLeft w:val="0"/>
          <w:marRight w:val="0"/>
          <w:marTop w:val="0"/>
          <w:marBottom w:val="0"/>
          <w:divBdr>
            <w:top w:val="none" w:sz="0" w:space="0" w:color="auto"/>
            <w:left w:val="none" w:sz="0" w:space="0" w:color="auto"/>
            <w:bottom w:val="none" w:sz="0" w:space="0" w:color="auto"/>
            <w:right w:val="none" w:sz="0" w:space="0" w:color="auto"/>
          </w:divBdr>
          <w:divsChild>
            <w:div w:id="1913465649">
              <w:marLeft w:val="0"/>
              <w:marRight w:val="0"/>
              <w:marTop w:val="0"/>
              <w:marBottom w:val="0"/>
              <w:divBdr>
                <w:top w:val="none" w:sz="0" w:space="0" w:color="auto"/>
                <w:left w:val="none" w:sz="0" w:space="0" w:color="auto"/>
                <w:bottom w:val="none" w:sz="0" w:space="0" w:color="auto"/>
                <w:right w:val="none" w:sz="0" w:space="0" w:color="auto"/>
              </w:divBdr>
            </w:div>
          </w:divsChild>
        </w:div>
        <w:div w:id="178082318">
          <w:marLeft w:val="0"/>
          <w:marRight w:val="0"/>
          <w:marTop w:val="0"/>
          <w:marBottom w:val="0"/>
          <w:divBdr>
            <w:top w:val="none" w:sz="0" w:space="0" w:color="auto"/>
            <w:left w:val="none" w:sz="0" w:space="0" w:color="auto"/>
            <w:bottom w:val="none" w:sz="0" w:space="0" w:color="auto"/>
            <w:right w:val="none" w:sz="0" w:space="0" w:color="auto"/>
          </w:divBdr>
          <w:divsChild>
            <w:div w:id="1284116271">
              <w:marLeft w:val="0"/>
              <w:marRight w:val="0"/>
              <w:marTop w:val="0"/>
              <w:marBottom w:val="0"/>
              <w:divBdr>
                <w:top w:val="none" w:sz="0" w:space="0" w:color="auto"/>
                <w:left w:val="none" w:sz="0" w:space="0" w:color="auto"/>
                <w:bottom w:val="none" w:sz="0" w:space="0" w:color="auto"/>
                <w:right w:val="none" w:sz="0" w:space="0" w:color="auto"/>
              </w:divBdr>
              <w:divsChild>
                <w:div w:id="363409930">
                  <w:marLeft w:val="0"/>
                  <w:marRight w:val="0"/>
                  <w:marTop w:val="0"/>
                  <w:marBottom w:val="0"/>
                  <w:divBdr>
                    <w:top w:val="none" w:sz="0" w:space="0" w:color="auto"/>
                    <w:left w:val="none" w:sz="0" w:space="0" w:color="auto"/>
                    <w:bottom w:val="none" w:sz="0" w:space="0" w:color="auto"/>
                    <w:right w:val="none" w:sz="0" w:space="0" w:color="auto"/>
                  </w:divBdr>
                  <w:divsChild>
                    <w:div w:id="36726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544675">
          <w:marLeft w:val="0"/>
          <w:marRight w:val="0"/>
          <w:marTop w:val="0"/>
          <w:marBottom w:val="0"/>
          <w:divBdr>
            <w:top w:val="none" w:sz="0" w:space="0" w:color="auto"/>
            <w:left w:val="none" w:sz="0" w:space="0" w:color="auto"/>
            <w:bottom w:val="none" w:sz="0" w:space="0" w:color="auto"/>
            <w:right w:val="none" w:sz="0" w:space="0" w:color="auto"/>
          </w:divBdr>
          <w:divsChild>
            <w:div w:id="160240124">
              <w:marLeft w:val="0"/>
              <w:marRight w:val="0"/>
              <w:marTop w:val="0"/>
              <w:marBottom w:val="0"/>
              <w:divBdr>
                <w:top w:val="none" w:sz="0" w:space="0" w:color="auto"/>
                <w:left w:val="none" w:sz="0" w:space="0" w:color="auto"/>
                <w:bottom w:val="none" w:sz="0" w:space="0" w:color="auto"/>
                <w:right w:val="none" w:sz="0" w:space="0" w:color="auto"/>
              </w:divBdr>
            </w:div>
          </w:divsChild>
        </w:div>
        <w:div w:id="576593506">
          <w:marLeft w:val="0"/>
          <w:marRight w:val="0"/>
          <w:marTop w:val="0"/>
          <w:marBottom w:val="0"/>
          <w:divBdr>
            <w:top w:val="none" w:sz="0" w:space="0" w:color="auto"/>
            <w:left w:val="none" w:sz="0" w:space="0" w:color="auto"/>
            <w:bottom w:val="none" w:sz="0" w:space="0" w:color="auto"/>
            <w:right w:val="none" w:sz="0" w:space="0" w:color="auto"/>
          </w:divBdr>
          <w:divsChild>
            <w:div w:id="377559580">
              <w:marLeft w:val="0"/>
              <w:marRight w:val="0"/>
              <w:marTop w:val="0"/>
              <w:marBottom w:val="0"/>
              <w:divBdr>
                <w:top w:val="none" w:sz="0" w:space="0" w:color="auto"/>
                <w:left w:val="none" w:sz="0" w:space="0" w:color="auto"/>
                <w:bottom w:val="none" w:sz="0" w:space="0" w:color="auto"/>
                <w:right w:val="none" w:sz="0" w:space="0" w:color="auto"/>
              </w:divBdr>
            </w:div>
          </w:divsChild>
        </w:div>
        <w:div w:id="597100422">
          <w:marLeft w:val="0"/>
          <w:marRight w:val="0"/>
          <w:marTop w:val="0"/>
          <w:marBottom w:val="0"/>
          <w:divBdr>
            <w:top w:val="none" w:sz="0" w:space="0" w:color="auto"/>
            <w:left w:val="none" w:sz="0" w:space="0" w:color="auto"/>
            <w:bottom w:val="none" w:sz="0" w:space="0" w:color="auto"/>
            <w:right w:val="none" w:sz="0" w:space="0" w:color="auto"/>
          </w:divBdr>
          <w:divsChild>
            <w:div w:id="329063433">
              <w:marLeft w:val="0"/>
              <w:marRight w:val="0"/>
              <w:marTop w:val="0"/>
              <w:marBottom w:val="0"/>
              <w:divBdr>
                <w:top w:val="none" w:sz="0" w:space="0" w:color="auto"/>
                <w:left w:val="none" w:sz="0" w:space="0" w:color="auto"/>
                <w:bottom w:val="none" w:sz="0" w:space="0" w:color="auto"/>
                <w:right w:val="none" w:sz="0" w:space="0" w:color="auto"/>
              </w:divBdr>
              <w:divsChild>
                <w:div w:id="185218252">
                  <w:marLeft w:val="0"/>
                  <w:marRight w:val="0"/>
                  <w:marTop w:val="0"/>
                  <w:marBottom w:val="0"/>
                  <w:divBdr>
                    <w:top w:val="none" w:sz="0" w:space="0" w:color="auto"/>
                    <w:left w:val="none" w:sz="0" w:space="0" w:color="auto"/>
                    <w:bottom w:val="none" w:sz="0" w:space="0" w:color="auto"/>
                    <w:right w:val="none" w:sz="0" w:space="0" w:color="auto"/>
                  </w:divBdr>
                  <w:divsChild>
                    <w:div w:id="209612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999928">
          <w:marLeft w:val="0"/>
          <w:marRight w:val="0"/>
          <w:marTop w:val="0"/>
          <w:marBottom w:val="0"/>
          <w:divBdr>
            <w:top w:val="none" w:sz="0" w:space="0" w:color="auto"/>
            <w:left w:val="none" w:sz="0" w:space="0" w:color="auto"/>
            <w:bottom w:val="none" w:sz="0" w:space="0" w:color="auto"/>
            <w:right w:val="none" w:sz="0" w:space="0" w:color="auto"/>
          </w:divBdr>
          <w:divsChild>
            <w:div w:id="183599071">
              <w:marLeft w:val="0"/>
              <w:marRight w:val="0"/>
              <w:marTop w:val="0"/>
              <w:marBottom w:val="0"/>
              <w:divBdr>
                <w:top w:val="none" w:sz="0" w:space="0" w:color="auto"/>
                <w:left w:val="none" w:sz="0" w:space="0" w:color="auto"/>
                <w:bottom w:val="none" w:sz="0" w:space="0" w:color="auto"/>
                <w:right w:val="none" w:sz="0" w:space="0" w:color="auto"/>
              </w:divBdr>
              <w:divsChild>
                <w:div w:id="1518305216">
                  <w:marLeft w:val="0"/>
                  <w:marRight w:val="0"/>
                  <w:marTop w:val="0"/>
                  <w:marBottom w:val="0"/>
                  <w:divBdr>
                    <w:top w:val="none" w:sz="0" w:space="0" w:color="auto"/>
                    <w:left w:val="none" w:sz="0" w:space="0" w:color="auto"/>
                    <w:bottom w:val="none" w:sz="0" w:space="0" w:color="auto"/>
                    <w:right w:val="none" w:sz="0" w:space="0" w:color="auto"/>
                  </w:divBdr>
                  <w:divsChild>
                    <w:div w:id="101234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743955">
          <w:marLeft w:val="0"/>
          <w:marRight w:val="0"/>
          <w:marTop w:val="0"/>
          <w:marBottom w:val="0"/>
          <w:divBdr>
            <w:top w:val="none" w:sz="0" w:space="0" w:color="auto"/>
            <w:left w:val="none" w:sz="0" w:space="0" w:color="auto"/>
            <w:bottom w:val="none" w:sz="0" w:space="0" w:color="auto"/>
            <w:right w:val="none" w:sz="0" w:space="0" w:color="auto"/>
          </w:divBdr>
          <w:divsChild>
            <w:div w:id="874393718">
              <w:marLeft w:val="0"/>
              <w:marRight w:val="0"/>
              <w:marTop w:val="0"/>
              <w:marBottom w:val="0"/>
              <w:divBdr>
                <w:top w:val="none" w:sz="0" w:space="0" w:color="auto"/>
                <w:left w:val="none" w:sz="0" w:space="0" w:color="auto"/>
                <w:bottom w:val="none" w:sz="0" w:space="0" w:color="auto"/>
                <w:right w:val="none" w:sz="0" w:space="0" w:color="auto"/>
              </w:divBdr>
            </w:div>
          </w:divsChild>
        </w:div>
        <w:div w:id="1017853476">
          <w:marLeft w:val="0"/>
          <w:marRight w:val="0"/>
          <w:marTop w:val="0"/>
          <w:marBottom w:val="0"/>
          <w:divBdr>
            <w:top w:val="none" w:sz="0" w:space="0" w:color="auto"/>
            <w:left w:val="none" w:sz="0" w:space="0" w:color="auto"/>
            <w:bottom w:val="none" w:sz="0" w:space="0" w:color="auto"/>
            <w:right w:val="none" w:sz="0" w:space="0" w:color="auto"/>
          </w:divBdr>
          <w:divsChild>
            <w:div w:id="955450647">
              <w:marLeft w:val="0"/>
              <w:marRight w:val="0"/>
              <w:marTop w:val="0"/>
              <w:marBottom w:val="0"/>
              <w:divBdr>
                <w:top w:val="none" w:sz="0" w:space="0" w:color="auto"/>
                <w:left w:val="none" w:sz="0" w:space="0" w:color="auto"/>
                <w:bottom w:val="none" w:sz="0" w:space="0" w:color="auto"/>
                <w:right w:val="none" w:sz="0" w:space="0" w:color="auto"/>
              </w:divBdr>
              <w:divsChild>
                <w:div w:id="667753982">
                  <w:marLeft w:val="0"/>
                  <w:marRight w:val="0"/>
                  <w:marTop w:val="0"/>
                  <w:marBottom w:val="0"/>
                  <w:divBdr>
                    <w:top w:val="none" w:sz="0" w:space="0" w:color="auto"/>
                    <w:left w:val="none" w:sz="0" w:space="0" w:color="auto"/>
                    <w:bottom w:val="none" w:sz="0" w:space="0" w:color="auto"/>
                    <w:right w:val="none" w:sz="0" w:space="0" w:color="auto"/>
                  </w:divBdr>
                  <w:divsChild>
                    <w:div w:id="137595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485096">
          <w:marLeft w:val="0"/>
          <w:marRight w:val="0"/>
          <w:marTop w:val="0"/>
          <w:marBottom w:val="0"/>
          <w:divBdr>
            <w:top w:val="none" w:sz="0" w:space="0" w:color="auto"/>
            <w:left w:val="none" w:sz="0" w:space="0" w:color="auto"/>
            <w:bottom w:val="none" w:sz="0" w:space="0" w:color="auto"/>
            <w:right w:val="none" w:sz="0" w:space="0" w:color="auto"/>
          </w:divBdr>
          <w:divsChild>
            <w:div w:id="213470749">
              <w:marLeft w:val="0"/>
              <w:marRight w:val="0"/>
              <w:marTop w:val="0"/>
              <w:marBottom w:val="0"/>
              <w:divBdr>
                <w:top w:val="none" w:sz="0" w:space="0" w:color="auto"/>
                <w:left w:val="none" w:sz="0" w:space="0" w:color="auto"/>
                <w:bottom w:val="none" w:sz="0" w:space="0" w:color="auto"/>
                <w:right w:val="none" w:sz="0" w:space="0" w:color="auto"/>
              </w:divBdr>
            </w:div>
          </w:divsChild>
        </w:div>
        <w:div w:id="1048795986">
          <w:marLeft w:val="0"/>
          <w:marRight w:val="0"/>
          <w:marTop w:val="0"/>
          <w:marBottom w:val="0"/>
          <w:divBdr>
            <w:top w:val="none" w:sz="0" w:space="0" w:color="auto"/>
            <w:left w:val="none" w:sz="0" w:space="0" w:color="auto"/>
            <w:bottom w:val="none" w:sz="0" w:space="0" w:color="auto"/>
            <w:right w:val="none" w:sz="0" w:space="0" w:color="auto"/>
          </w:divBdr>
          <w:divsChild>
            <w:div w:id="1544095749">
              <w:marLeft w:val="0"/>
              <w:marRight w:val="0"/>
              <w:marTop w:val="0"/>
              <w:marBottom w:val="0"/>
              <w:divBdr>
                <w:top w:val="none" w:sz="0" w:space="0" w:color="auto"/>
                <w:left w:val="none" w:sz="0" w:space="0" w:color="auto"/>
                <w:bottom w:val="none" w:sz="0" w:space="0" w:color="auto"/>
                <w:right w:val="none" w:sz="0" w:space="0" w:color="auto"/>
              </w:divBdr>
              <w:divsChild>
                <w:div w:id="1552305593">
                  <w:marLeft w:val="0"/>
                  <w:marRight w:val="0"/>
                  <w:marTop w:val="0"/>
                  <w:marBottom w:val="0"/>
                  <w:divBdr>
                    <w:top w:val="none" w:sz="0" w:space="0" w:color="auto"/>
                    <w:left w:val="none" w:sz="0" w:space="0" w:color="auto"/>
                    <w:bottom w:val="none" w:sz="0" w:space="0" w:color="auto"/>
                    <w:right w:val="none" w:sz="0" w:space="0" w:color="auto"/>
                  </w:divBdr>
                  <w:divsChild>
                    <w:div w:id="154575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713502">
          <w:marLeft w:val="0"/>
          <w:marRight w:val="0"/>
          <w:marTop w:val="0"/>
          <w:marBottom w:val="0"/>
          <w:divBdr>
            <w:top w:val="none" w:sz="0" w:space="0" w:color="auto"/>
            <w:left w:val="none" w:sz="0" w:space="0" w:color="auto"/>
            <w:bottom w:val="none" w:sz="0" w:space="0" w:color="auto"/>
            <w:right w:val="none" w:sz="0" w:space="0" w:color="auto"/>
          </w:divBdr>
          <w:divsChild>
            <w:div w:id="974683243">
              <w:marLeft w:val="0"/>
              <w:marRight w:val="0"/>
              <w:marTop w:val="0"/>
              <w:marBottom w:val="0"/>
              <w:divBdr>
                <w:top w:val="none" w:sz="0" w:space="0" w:color="auto"/>
                <w:left w:val="none" w:sz="0" w:space="0" w:color="auto"/>
                <w:bottom w:val="none" w:sz="0" w:space="0" w:color="auto"/>
                <w:right w:val="none" w:sz="0" w:space="0" w:color="auto"/>
              </w:divBdr>
              <w:divsChild>
                <w:div w:id="2116249972">
                  <w:marLeft w:val="0"/>
                  <w:marRight w:val="0"/>
                  <w:marTop w:val="0"/>
                  <w:marBottom w:val="0"/>
                  <w:divBdr>
                    <w:top w:val="none" w:sz="0" w:space="0" w:color="auto"/>
                    <w:left w:val="none" w:sz="0" w:space="0" w:color="auto"/>
                    <w:bottom w:val="none" w:sz="0" w:space="0" w:color="auto"/>
                    <w:right w:val="none" w:sz="0" w:space="0" w:color="auto"/>
                  </w:divBdr>
                  <w:divsChild>
                    <w:div w:id="32185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765741">
          <w:marLeft w:val="0"/>
          <w:marRight w:val="0"/>
          <w:marTop w:val="0"/>
          <w:marBottom w:val="0"/>
          <w:divBdr>
            <w:top w:val="none" w:sz="0" w:space="0" w:color="auto"/>
            <w:left w:val="none" w:sz="0" w:space="0" w:color="auto"/>
            <w:bottom w:val="none" w:sz="0" w:space="0" w:color="auto"/>
            <w:right w:val="none" w:sz="0" w:space="0" w:color="auto"/>
          </w:divBdr>
          <w:divsChild>
            <w:div w:id="1911503898">
              <w:marLeft w:val="0"/>
              <w:marRight w:val="0"/>
              <w:marTop w:val="0"/>
              <w:marBottom w:val="0"/>
              <w:divBdr>
                <w:top w:val="none" w:sz="0" w:space="0" w:color="auto"/>
                <w:left w:val="none" w:sz="0" w:space="0" w:color="auto"/>
                <w:bottom w:val="none" w:sz="0" w:space="0" w:color="auto"/>
                <w:right w:val="none" w:sz="0" w:space="0" w:color="auto"/>
              </w:divBdr>
            </w:div>
          </w:divsChild>
        </w:div>
        <w:div w:id="1272394925">
          <w:marLeft w:val="0"/>
          <w:marRight w:val="0"/>
          <w:marTop w:val="0"/>
          <w:marBottom w:val="0"/>
          <w:divBdr>
            <w:top w:val="none" w:sz="0" w:space="0" w:color="auto"/>
            <w:left w:val="none" w:sz="0" w:space="0" w:color="auto"/>
            <w:bottom w:val="none" w:sz="0" w:space="0" w:color="auto"/>
            <w:right w:val="none" w:sz="0" w:space="0" w:color="auto"/>
          </w:divBdr>
          <w:divsChild>
            <w:div w:id="982391815">
              <w:marLeft w:val="0"/>
              <w:marRight w:val="0"/>
              <w:marTop w:val="0"/>
              <w:marBottom w:val="0"/>
              <w:divBdr>
                <w:top w:val="none" w:sz="0" w:space="0" w:color="auto"/>
                <w:left w:val="none" w:sz="0" w:space="0" w:color="auto"/>
                <w:bottom w:val="none" w:sz="0" w:space="0" w:color="auto"/>
                <w:right w:val="none" w:sz="0" w:space="0" w:color="auto"/>
              </w:divBdr>
              <w:divsChild>
                <w:div w:id="2049135653">
                  <w:marLeft w:val="0"/>
                  <w:marRight w:val="0"/>
                  <w:marTop w:val="0"/>
                  <w:marBottom w:val="0"/>
                  <w:divBdr>
                    <w:top w:val="none" w:sz="0" w:space="0" w:color="auto"/>
                    <w:left w:val="none" w:sz="0" w:space="0" w:color="auto"/>
                    <w:bottom w:val="none" w:sz="0" w:space="0" w:color="auto"/>
                    <w:right w:val="none" w:sz="0" w:space="0" w:color="auto"/>
                  </w:divBdr>
                  <w:divsChild>
                    <w:div w:id="68891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616434">
          <w:marLeft w:val="0"/>
          <w:marRight w:val="0"/>
          <w:marTop w:val="0"/>
          <w:marBottom w:val="0"/>
          <w:divBdr>
            <w:top w:val="none" w:sz="0" w:space="0" w:color="auto"/>
            <w:left w:val="none" w:sz="0" w:space="0" w:color="auto"/>
            <w:bottom w:val="none" w:sz="0" w:space="0" w:color="auto"/>
            <w:right w:val="none" w:sz="0" w:space="0" w:color="auto"/>
          </w:divBdr>
          <w:divsChild>
            <w:div w:id="1899779744">
              <w:marLeft w:val="0"/>
              <w:marRight w:val="0"/>
              <w:marTop w:val="0"/>
              <w:marBottom w:val="0"/>
              <w:divBdr>
                <w:top w:val="none" w:sz="0" w:space="0" w:color="auto"/>
                <w:left w:val="none" w:sz="0" w:space="0" w:color="auto"/>
                <w:bottom w:val="none" w:sz="0" w:space="0" w:color="auto"/>
                <w:right w:val="none" w:sz="0" w:space="0" w:color="auto"/>
              </w:divBdr>
              <w:divsChild>
                <w:div w:id="1946108255">
                  <w:marLeft w:val="0"/>
                  <w:marRight w:val="0"/>
                  <w:marTop w:val="0"/>
                  <w:marBottom w:val="0"/>
                  <w:divBdr>
                    <w:top w:val="none" w:sz="0" w:space="0" w:color="auto"/>
                    <w:left w:val="none" w:sz="0" w:space="0" w:color="auto"/>
                    <w:bottom w:val="none" w:sz="0" w:space="0" w:color="auto"/>
                    <w:right w:val="none" w:sz="0" w:space="0" w:color="auto"/>
                  </w:divBdr>
                  <w:divsChild>
                    <w:div w:id="114604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474394">
          <w:marLeft w:val="0"/>
          <w:marRight w:val="0"/>
          <w:marTop w:val="0"/>
          <w:marBottom w:val="0"/>
          <w:divBdr>
            <w:top w:val="none" w:sz="0" w:space="0" w:color="auto"/>
            <w:left w:val="none" w:sz="0" w:space="0" w:color="auto"/>
            <w:bottom w:val="none" w:sz="0" w:space="0" w:color="auto"/>
            <w:right w:val="none" w:sz="0" w:space="0" w:color="auto"/>
          </w:divBdr>
          <w:divsChild>
            <w:div w:id="1430538121">
              <w:marLeft w:val="0"/>
              <w:marRight w:val="0"/>
              <w:marTop w:val="0"/>
              <w:marBottom w:val="0"/>
              <w:divBdr>
                <w:top w:val="none" w:sz="0" w:space="0" w:color="auto"/>
                <w:left w:val="none" w:sz="0" w:space="0" w:color="auto"/>
                <w:bottom w:val="none" w:sz="0" w:space="0" w:color="auto"/>
                <w:right w:val="none" w:sz="0" w:space="0" w:color="auto"/>
              </w:divBdr>
              <w:divsChild>
                <w:div w:id="144592056">
                  <w:marLeft w:val="0"/>
                  <w:marRight w:val="0"/>
                  <w:marTop w:val="0"/>
                  <w:marBottom w:val="0"/>
                  <w:divBdr>
                    <w:top w:val="none" w:sz="0" w:space="0" w:color="auto"/>
                    <w:left w:val="none" w:sz="0" w:space="0" w:color="auto"/>
                    <w:bottom w:val="none" w:sz="0" w:space="0" w:color="auto"/>
                    <w:right w:val="none" w:sz="0" w:space="0" w:color="auto"/>
                  </w:divBdr>
                  <w:divsChild>
                    <w:div w:id="209493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584048">
          <w:marLeft w:val="0"/>
          <w:marRight w:val="0"/>
          <w:marTop w:val="0"/>
          <w:marBottom w:val="0"/>
          <w:divBdr>
            <w:top w:val="none" w:sz="0" w:space="0" w:color="auto"/>
            <w:left w:val="none" w:sz="0" w:space="0" w:color="auto"/>
            <w:bottom w:val="none" w:sz="0" w:space="0" w:color="auto"/>
            <w:right w:val="none" w:sz="0" w:space="0" w:color="auto"/>
          </w:divBdr>
          <w:divsChild>
            <w:div w:id="667245761">
              <w:marLeft w:val="0"/>
              <w:marRight w:val="0"/>
              <w:marTop w:val="0"/>
              <w:marBottom w:val="0"/>
              <w:divBdr>
                <w:top w:val="none" w:sz="0" w:space="0" w:color="auto"/>
                <w:left w:val="none" w:sz="0" w:space="0" w:color="auto"/>
                <w:bottom w:val="none" w:sz="0" w:space="0" w:color="auto"/>
                <w:right w:val="none" w:sz="0" w:space="0" w:color="auto"/>
              </w:divBdr>
            </w:div>
          </w:divsChild>
        </w:div>
        <w:div w:id="1956326962">
          <w:marLeft w:val="0"/>
          <w:marRight w:val="0"/>
          <w:marTop w:val="0"/>
          <w:marBottom w:val="0"/>
          <w:divBdr>
            <w:top w:val="none" w:sz="0" w:space="0" w:color="auto"/>
            <w:left w:val="none" w:sz="0" w:space="0" w:color="auto"/>
            <w:bottom w:val="none" w:sz="0" w:space="0" w:color="auto"/>
            <w:right w:val="none" w:sz="0" w:space="0" w:color="auto"/>
          </w:divBdr>
          <w:divsChild>
            <w:div w:id="1002783962">
              <w:marLeft w:val="0"/>
              <w:marRight w:val="0"/>
              <w:marTop w:val="0"/>
              <w:marBottom w:val="0"/>
              <w:divBdr>
                <w:top w:val="none" w:sz="0" w:space="0" w:color="auto"/>
                <w:left w:val="none" w:sz="0" w:space="0" w:color="auto"/>
                <w:bottom w:val="none" w:sz="0" w:space="0" w:color="auto"/>
                <w:right w:val="none" w:sz="0" w:space="0" w:color="auto"/>
              </w:divBdr>
            </w:div>
          </w:divsChild>
        </w:div>
        <w:div w:id="2129817432">
          <w:marLeft w:val="0"/>
          <w:marRight w:val="0"/>
          <w:marTop w:val="0"/>
          <w:marBottom w:val="0"/>
          <w:divBdr>
            <w:top w:val="none" w:sz="0" w:space="0" w:color="auto"/>
            <w:left w:val="none" w:sz="0" w:space="0" w:color="auto"/>
            <w:bottom w:val="none" w:sz="0" w:space="0" w:color="auto"/>
            <w:right w:val="none" w:sz="0" w:space="0" w:color="auto"/>
          </w:divBdr>
          <w:divsChild>
            <w:div w:id="1817188590">
              <w:marLeft w:val="0"/>
              <w:marRight w:val="0"/>
              <w:marTop w:val="0"/>
              <w:marBottom w:val="0"/>
              <w:divBdr>
                <w:top w:val="none" w:sz="0" w:space="0" w:color="auto"/>
                <w:left w:val="none" w:sz="0" w:space="0" w:color="auto"/>
                <w:bottom w:val="none" w:sz="0" w:space="0" w:color="auto"/>
                <w:right w:val="none" w:sz="0" w:space="0" w:color="auto"/>
              </w:divBdr>
              <w:divsChild>
                <w:div w:id="1752115883">
                  <w:marLeft w:val="0"/>
                  <w:marRight w:val="0"/>
                  <w:marTop w:val="0"/>
                  <w:marBottom w:val="0"/>
                  <w:divBdr>
                    <w:top w:val="none" w:sz="0" w:space="0" w:color="auto"/>
                    <w:left w:val="none" w:sz="0" w:space="0" w:color="auto"/>
                    <w:bottom w:val="none" w:sz="0" w:space="0" w:color="auto"/>
                    <w:right w:val="none" w:sz="0" w:space="0" w:color="auto"/>
                  </w:divBdr>
                  <w:divsChild>
                    <w:div w:id="171595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461943">
      <w:marLeft w:val="0"/>
      <w:marRight w:val="0"/>
      <w:marTop w:val="0"/>
      <w:marBottom w:val="0"/>
      <w:divBdr>
        <w:top w:val="none" w:sz="0" w:space="0" w:color="auto"/>
        <w:left w:val="none" w:sz="0" w:space="0" w:color="auto"/>
        <w:bottom w:val="none" w:sz="0" w:space="0" w:color="auto"/>
        <w:right w:val="none" w:sz="0" w:space="0" w:color="auto"/>
      </w:divBdr>
    </w:div>
    <w:div w:id="1443836516">
      <w:marLeft w:val="0"/>
      <w:marRight w:val="0"/>
      <w:marTop w:val="0"/>
      <w:marBottom w:val="0"/>
      <w:divBdr>
        <w:top w:val="none" w:sz="0" w:space="0" w:color="auto"/>
        <w:left w:val="none" w:sz="0" w:space="0" w:color="auto"/>
        <w:bottom w:val="none" w:sz="0" w:space="0" w:color="auto"/>
        <w:right w:val="none" w:sz="0" w:space="0" w:color="auto"/>
      </w:divBdr>
    </w:div>
    <w:div w:id="1452431180">
      <w:marLeft w:val="0"/>
      <w:marRight w:val="0"/>
      <w:marTop w:val="0"/>
      <w:marBottom w:val="0"/>
      <w:divBdr>
        <w:top w:val="none" w:sz="0" w:space="0" w:color="auto"/>
        <w:left w:val="none" w:sz="0" w:space="0" w:color="auto"/>
        <w:bottom w:val="none" w:sz="0" w:space="0" w:color="auto"/>
        <w:right w:val="none" w:sz="0" w:space="0" w:color="auto"/>
      </w:divBdr>
    </w:div>
    <w:div w:id="1556043627">
      <w:marLeft w:val="0"/>
      <w:marRight w:val="0"/>
      <w:marTop w:val="0"/>
      <w:marBottom w:val="0"/>
      <w:divBdr>
        <w:top w:val="none" w:sz="0" w:space="0" w:color="auto"/>
        <w:left w:val="none" w:sz="0" w:space="0" w:color="auto"/>
        <w:bottom w:val="none" w:sz="0" w:space="0" w:color="auto"/>
        <w:right w:val="none" w:sz="0" w:space="0" w:color="auto"/>
      </w:divBdr>
    </w:div>
    <w:div w:id="1572423847">
      <w:marLeft w:val="0"/>
      <w:marRight w:val="0"/>
      <w:marTop w:val="0"/>
      <w:marBottom w:val="0"/>
      <w:divBdr>
        <w:top w:val="none" w:sz="0" w:space="0" w:color="auto"/>
        <w:left w:val="none" w:sz="0" w:space="0" w:color="auto"/>
        <w:bottom w:val="none" w:sz="0" w:space="0" w:color="auto"/>
        <w:right w:val="none" w:sz="0" w:space="0" w:color="auto"/>
      </w:divBdr>
    </w:div>
    <w:div w:id="1608612453">
      <w:bodyDiv w:val="1"/>
      <w:marLeft w:val="0"/>
      <w:marRight w:val="0"/>
      <w:marTop w:val="0"/>
      <w:marBottom w:val="0"/>
      <w:divBdr>
        <w:top w:val="none" w:sz="0" w:space="0" w:color="auto"/>
        <w:left w:val="none" w:sz="0" w:space="0" w:color="auto"/>
        <w:bottom w:val="none" w:sz="0" w:space="0" w:color="auto"/>
        <w:right w:val="none" w:sz="0" w:space="0" w:color="auto"/>
      </w:divBdr>
      <w:divsChild>
        <w:div w:id="1976251608">
          <w:marLeft w:val="0"/>
          <w:marRight w:val="0"/>
          <w:marTop w:val="0"/>
          <w:marBottom w:val="0"/>
          <w:divBdr>
            <w:top w:val="none" w:sz="0" w:space="0" w:color="auto"/>
            <w:left w:val="none" w:sz="0" w:space="0" w:color="auto"/>
            <w:bottom w:val="none" w:sz="0" w:space="0" w:color="auto"/>
            <w:right w:val="none" w:sz="0" w:space="0" w:color="auto"/>
          </w:divBdr>
        </w:div>
      </w:divsChild>
    </w:div>
    <w:div w:id="1695617649">
      <w:bodyDiv w:val="1"/>
      <w:marLeft w:val="0"/>
      <w:marRight w:val="0"/>
      <w:marTop w:val="0"/>
      <w:marBottom w:val="0"/>
      <w:divBdr>
        <w:top w:val="none" w:sz="0" w:space="0" w:color="auto"/>
        <w:left w:val="none" w:sz="0" w:space="0" w:color="auto"/>
        <w:bottom w:val="none" w:sz="0" w:space="0" w:color="auto"/>
        <w:right w:val="none" w:sz="0" w:space="0" w:color="auto"/>
      </w:divBdr>
    </w:div>
    <w:div w:id="1705672638">
      <w:bodyDiv w:val="1"/>
      <w:marLeft w:val="0"/>
      <w:marRight w:val="0"/>
      <w:marTop w:val="0"/>
      <w:marBottom w:val="0"/>
      <w:divBdr>
        <w:top w:val="none" w:sz="0" w:space="0" w:color="auto"/>
        <w:left w:val="none" w:sz="0" w:space="0" w:color="auto"/>
        <w:bottom w:val="none" w:sz="0" w:space="0" w:color="auto"/>
        <w:right w:val="none" w:sz="0" w:space="0" w:color="auto"/>
      </w:divBdr>
    </w:div>
    <w:div w:id="1707021651">
      <w:marLeft w:val="0"/>
      <w:marRight w:val="0"/>
      <w:marTop w:val="0"/>
      <w:marBottom w:val="0"/>
      <w:divBdr>
        <w:top w:val="none" w:sz="0" w:space="0" w:color="auto"/>
        <w:left w:val="none" w:sz="0" w:space="0" w:color="auto"/>
        <w:bottom w:val="none" w:sz="0" w:space="0" w:color="auto"/>
        <w:right w:val="none" w:sz="0" w:space="0" w:color="auto"/>
      </w:divBdr>
    </w:div>
    <w:div w:id="1746876213">
      <w:marLeft w:val="0"/>
      <w:marRight w:val="0"/>
      <w:marTop w:val="0"/>
      <w:marBottom w:val="0"/>
      <w:divBdr>
        <w:top w:val="none" w:sz="0" w:space="0" w:color="auto"/>
        <w:left w:val="none" w:sz="0" w:space="0" w:color="auto"/>
        <w:bottom w:val="none" w:sz="0" w:space="0" w:color="auto"/>
        <w:right w:val="none" w:sz="0" w:space="0" w:color="auto"/>
      </w:divBdr>
    </w:div>
    <w:div w:id="1768309439">
      <w:bodyDiv w:val="1"/>
      <w:marLeft w:val="0"/>
      <w:marRight w:val="0"/>
      <w:marTop w:val="0"/>
      <w:marBottom w:val="0"/>
      <w:divBdr>
        <w:top w:val="none" w:sz="0" w:space="0" w:color="auto"/>
        <w:left w:val="none" w:sz="0" w:space="0" w:color="auto"/>
        <w:bottom w:val="none" w:sz="0" w:space="0" w:color="auto"/>
        <w:right w:val="none" w:sz="0" w:space="0" w:color="auto"/>
      </w:divBdr>
    </w:div>
    <w:div w:id="1839030773">
      <w:bodyDiv w:val="1"/>
      <w:marLeft w:val="0"/>
      <w:marRight w:val="0"/>
      <w:marTop w:val="0"/>
      <w:marBottom w:val="0"/>
      <w:divBdr>
        <w:top w:val="none" w:sz="0" w:space="0" w:color="auto"/>
        <w:left w:val="none" w:sz="0" w:space="0" w:color="auto"/>
        <w:bottom w:val="none" w:sz="0" w:space="0" w:color="auto"/>
        <w:right w:val="none" w:sz="0" w:space="0" w:color="auto"/>
      </w:divBdr>
    </w:div>
    <w:div w:id="1876769232">
      <w:marLeft w:val="0"/>
      <w:marRight w:val="0"/>
      <w:marTop w:val="0"/>
      <w:marBottom w:val="0"/>
      <w:divBdr>
        <w:top w:val="none" w:sz="0" w:space="0" w:color="auto"/>
        <w:left w:val="none" w:sz="0" w:space="0" w:color="auto"/>
        <w:bottom w:val="none" w:sz="0" w:space="0" w:color="auto"/>
        <w:right w:val="none" w:sz="0" w:space="0" w:color="auto"/>
      </w:divBdr>
    </w:div>
    <w:div w:id="1971206973">
      <w:marLeft w:val="0"/>
      <w:marRight w:val="0"/>
      <w:marTop w:val="0"/>
      <w:marBottom w:val="0"/>
      <w:divBdr>
        <w:top w:val="none" w:sz="0" w:space="0" w:color="auto"/>
        <w:left w:val="none" w:sz="0" w:space="0" w:color="auto"/>
        <w:bottom w:val="none" w:sz="0" w:space="0" w:color="auto"/>
        <w:right w:val="none" w:sz="0" w:space="0" w:color="auto"/>
      </w:divBdr>
    </w:div>
    <w:div w:id="210032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portal.azure.com" TargetMode="External"/><Relationship Id="rId23" Type="http://schemas.openxmlformats.org/officeDocument/2006/relationships/image" Target="media/image12.png"/><Relationship Id="rId28" Type="http://schemas.openxmlformats.org/officeDocument/2006/relationships/image" Target="media/image17.png"/><Relationship Id="rId36"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jpg"/><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C66142-030C-4669-8BE8-3B4ACAB5BA70}">
  <ds:schemaRefs>
    <ds:schemaRef ds:uri="http://schemas.microsoft.com/sharepoint/v3/contenttype/forms"/>
  </ds:schemaRefs>
</ds:datastoreItem>
</file>

<file path=customXml/itemProps2.xml><?xml version="1.0" encoding="utf-8"?>
<ds:datastoreItem xmlns:ds="http://schemas.openxmlformats.org/officeDocument/2006/customXml" ds:itemID="{58A2D1C6-3F68-4B02-B537-7D130968B3B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AD8F1A7-57FD-4E45-91EF-07068418008D}">
  <ds:schemaRefs>
    <ds:schemaRef ds:uri="http://schemas.openxmlformats.org/officeDocument/2006/bibliography"/>
  </ds:schemaRefs>
</ds:datastoreItem>
</file>

<file path=customXml/itemProps4.xml><?xml version="1.0" encoding="utf-8"?>
<ds:datastoreItem xmlns:ds="http://schemas.openxmlformats.org/officeDocument/2006/customXml" ds:itemID="{53CBC522-5713-4D3C-9E7B-872462E87E31}"/>
</file>

<file path=docProps/app.xml><?xml version="1.0" encoding="utf-8"?>
<Properties xmlns="http://schemas.openxmlformats.org/officeDocument/2006/extended-properties" xmlns:vt="http://schemas.openxmlformats.org/officeDocument/2006/docPropsVTypes">
  <Template>Normal.dotm</Template>
  <TotalTime>449</TotalTime>
  <Pages>23</Pages>
  <Words>2751</Words>
  <Characters>15687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The Estée Lauder Companies Inc. - Disaster Recovery</vt:lpstr>
    </vt:vector>
  </TitlesOfParts>
  <Company>10th Magnitude</Company>
  <LinksUpToDate>false</LinksUpToDate>
  <CharactersWithSpaces>18402</CharactersWithSpaces>
  <SharedDoc>false</SharedDoc>
  <HLinks>
    <vt:vector size="204" baseType="variant">
      <vt:variant>
        <vt:i4>7602236</vt:i4>
      </vt:variant>
      <vt:variant>
        <vt:i4>198</vt:i4>
      </vt:variant>
      <vt:variant>
        <vt:i4>0</vt:i4>
      </vt:variant>
      <vt:variant>
        <vt:i4>5</vt:i4>
      </vt:variant>
      <vt:variant>
        <vt:lpwstr>https://docs.microsoft.com/en-us/azure/site-recovery/vmware-azure-reprotect</vt:lpwstr>
      </vt:variant>
      <vt:variant>
        <vt:lpwstr/>
      </vt:variant>
      <vt:variant>
        <vt:i4>1638468</vt:i4>
      </vt:variant>
      <vt:variant>
        <vt:i4>195</vt:i4>
      </vt:variant>
      <vt:variant>
        <vt:i4>0</vt:i4>
      </vt:variant>
      <vt:variant>
        <vt:i4>5</vt:i4>
      </vt:variant>
      <vt:variant>
        <vt:lpwstr>https://portal.azure.com/</vt:lpwstr>
      </vt:variant>
      <vt:variant>
        <vt:lpwstr/>
      </vt:variant>
      <vt:variant>
        <vt:i4>1507391</vt:i4>
      </vt:variant>
      <vt:variant>
        <vt:i4>188</vt:i4>
      </vt:variant>
      <vt:variant>
        <vt:i4>0</vt:i4>
      </vt:variant>
      <vt:variant>
        <vt:i4>5</vt:i4>
      </vt:variant>
      <vt:variant>
        <vt:lpwstr/>
      </vt:variant>
      <vt:variant>
        <vt:lpwstr>_Toc525382737</vt:lpwstr>
      </vt:variant>
      <vt:variant>
        <vt:i4>1507391</vt:i4>
      </vt:variant>
      <vt:variant>
        <vt:i4>182</vt:i4>
      </vt:variant>
      <vt:variant>
        <vt:i4>0</vt:i4>
      </vt:variant>
      <vt:variant>
        <vt:i4>5</vt:i4>
      </vt:variant>
      <vt:variant>
        <vt:lpwstr/>
      </vt:variant>
      <vt:variant>
        <vt:lpwstr>_Toc525382736</vt:lpwstr>
      </vt:variant>
      <vt:variant>
        <vt:i4>1507391</vt:i4>
      </vt:variant>
      <vt:variant>
        <vt:i4>176</vt:i4>
      </vt:variant>
      <vt:variant>
        <vt:i4>0</vt:i4>
      </vt:variant>
      <vt:variant>
        <vt:i4>5</vt:i4>
      </vt:variant>
      <vt:variant>
        <vt:lpwstr/>
      </vt:variant>
      <vt:variant>
        <vt:lpwstr>_Toc525382735</vt:lpwstr>
      </vt:variant>
      <vt:variant>
        <vt:i4>1507391</vt:i4>
      </vt:variant>
      <vt:variant>
        <vt:i4>170</vt:i4>
      </vt:variant>
      <vt:variant>
        <vt:i4>0</vt:i4>
      </vt:variant>
      <vt:variant>
        <vt:i4>5</vt:i4>
      </vt:variant>
      <vt:variant>
        <vt:lpwstr/>
      </vt:variant>
      <vt:variant>
        <vt:lpwstr>_Toc525382734</vt:lpwstr>
      </vt:variant>
      <vt:variant>
        <vt:i4>1507391</vt:i4>
      </vt:variant>
      <vt:variant>
        <vt:i4>164</vt:i4>
      </vt:variant>
      <vt:variant>
        <vt:i4>0</vt:i4>
      </vt:variant>
      <vt:variant>
        <vt:i4>5</vt:i4>
      </vt:variant>
      <vt:variant>
        <vt:lpwstr/>
      </vt:variant>
      <vt:variant>
        <vt:lpwstr>_Toc525382733</vt:lpwstr>
      </vt:variant>
      <vt:variant>
        <vt:i4>1507391</vt:i4>
      </vt:variant>
      <vt:variant>
        <vt:i4>158</vt:i4>
      </vt:variant>
      <vt:variant>
        <vt:i4>0</vt:i4>
      </vt:variant>
      <vt:variant>
        <vt:i4>5</vt:i4>
      </vt:variant>
      <vt:variant>
        <vt:lpwstr/>
      </vt:variant>
      <vt:variant>
        <vt:lpwstr>_Toc525382732</vt:lpwstr>
      </vt:variant>
      <vt:variant>
        <vt:i4>1507391</vt:i4>
      </vt:variant>
      <vt:variant>
        <vt:i4>152</vt:i4>
      </vt:variant>
      <vt:variant>
        <vt:i4>0</vt:i4>
      </vt:variant>
      <vt:variant>
        <vt:i4>5</vt:i4>
      </vt:variant>
      <vt:variant>
        <vt:lpwstr/>
      </vt:variant>
      <vt:variant>
        <vt:lpwstr>_Toc525382731</vt:lpwstr>
      </vt:variant>
      <vt:variant>
        <vt:i4>1507391</vt:i4>
      </vt:variant>
      <vt:variant>
        <vt:i4>146</vt:i4>
      </vt:variant>
      <vt:variant>
        <vt:i4>0</vt:i4>
      </vt:variant>
      <vt:variant>
        <vt:i4>5</vt:i4>
      </vt:variant>
      <vt:variant>
        <vt:lpwstr/>
      </vt:variant>
      <vt:variant>
        <vt:lpwstr>_Toc525382730</vt:lpwstr>
      </vt:variant>
      <vt:variant>
        <vt:i4>1441855</vt:i4>
      </vt:variant>
      <vt:variant>
        <vt:i4>140</vt:i4>
      </vt:variant>
      <vt:variant>
        <vt:i4>0</vt:i4>
      </vt:variant>
      <vt:variant>
        <vt:i4>5</vt:i4>
      </vt:variant>
      <vt:variant>
        <vt:lpwstr/>
      </vt:variant>
      <vt:variant>
        <vt:lpwstr>_Toc525382729</vt:lpwstr>
      </vt:variant>
      <vt:variant>
        <vt:i4>1441855</vt:i4>
      </vt:variant>
      <vt:variant>
        <vt:i4>134</vt:i4>
      </vt:variant>
      <vt:variant>
        <vt:i4>0</vt:i4>
      </vt:variant>
      <vt:variant>
        <vt:i4>5</vt:i4>
      </vt:variant>
      <vt:variant>
        <vt:lpwstr/>
      </vt:variant>
      <vt:variant>
        <vt:lpwstr>_Toc525382728</vt:lpwstr>
      </vt:variant>
      <vt:variant>
        <vt:i4>1441855</vt:i4>
      </vt:variant>
      <vt:variant>
        <vt:i4>128</vt:i4>
      </vt:variant>
      <vt:variant>
        <vt:i4>0</vt:i4>
      </vt:variant>
      <vt:variant>
        <vt:i4>5</vt:i4>
      </vt:variant>
      <vt:variant>
        <vt:lpwstr/>
      </vt:variant>
      <vt:variant>
        <vt:lpwstr>_Toc525382727</vt:lpwstr>
      </vt:variant>
      <vt:variant>
        <vt:i4>1441855</vt:i4>
      </vt:variant>
      <vt:variant>
        <vt:i4>122</vt:i4>
      </vt:variant>
      <vt:variant>
        <vt:i4>0</vt:i4>
      </vt:variant>
      <vt:variant>
        <vt:i4>5</vt:i4>
      </vt:variant>
      <vt:variant>
        <vt:lpwstr/>
      </vt:variant>
      <vt:variant>
        <vt:lpwstr>_Toc525382726</vt:lpwstr>
      </vt:variant>
      <vt:variant>
        <vt:i4>1441855</vt:i4>
      </vt:variant>
      <vt:variant>
        <vt:i4>116</vt:i4>
      </vt:variant>
      <vt:variant>
        <vt:i4>0</vt:i4>
      </vt:variant>
      <vt:variant>
        <vt:i4>5</vt:i4>
      </vt:variant>
      <vt:variant>
        <vt:lpwstr/>
      </vt:variant>
      <vt:variant>
        <vt:lpwstr>_Toc525382725</vt:lpwstr>
      </vt:variant>
      <vt:variant>
        <vt:i4>1441855</vt:i4>
      </vt:variant>
      <vt:variant>
        <vt:i4>110</vt:i4>
      </vt:variant>
      <vt:variant>
        <vt:i4>0</vt:i4>
      </vt:variant>
      <vt:variant>
        <vt:i4>5</vt:i4>
      </vt:variant>
      <vt:variant>
        <vt:lpwstr/>
      </vt:variant>
      <vt:variant>
        <vt:lpwstr>_Toc525382724</vt:lpwstr>
      </vt:variant>
      <vt:variant>
        <vt:i4>1441855</vt:i4>
      </vt:variant>
      <vt:variant>
        <vt:i4>104</vt:i4>
      </vt:variant>
      <vt:variant>
        <vt:i4>0</vt:i4>
      </vt:variant>
      <vt:variant>
        <vt:i4>5</vt:i4>
      </vt:variant>
      <vt:variant>
        <vt:lpwstr/>
      </vt:variant>
      <vt:variant>
        <vt:lpwstr>_Toc525382723</vt:lpwstr>
      </vt:variant>
      <vt:variant>
        <vt:i4>1441855</vt:i4>
      </vt:variant>
      <vt:variant>
        <vt:i4>98</vt:i4>
      </vt:variant>
      <vt:variant>
        <vt:i4>0</vt:i4>
      </vt:variant>
      <vt:variant>
        <vt:i4>5</vt:i4>
      </vt:variant>
      <vt:variant>
        <vt:lpwstr/>
      </vt:variant>
      <vt:variant>
        <vt:lpwstr>_Toc525382722</vt:lpwstr>
      </vt:variant>
      <vt:variant>
        <vt:i4>1441855</vt:i4>
      </vt:variant>
      <vt:variant>
        <vt:i4>92</vt:i4>
      </vt:variant>
      <vt:variant>
        <vt:i4>0</vt:i4>
      </vt:variant>
      <vt:variant>
        <vt:i4>5</vt:i4>
      </vt:variant>
      <vt:variant>
        <vt:lpwstr/>
      </vt:variant>
      <vt:variant>
        <vt:lpwstr>_Toc525382721</vt:lpwstr>
      </vt:variant>
      <vt:variant>
        <vt:i4>1441855</vt:i4>
      </vt:variant>
      <vt:variant>
        <vt:i4>86</vt:i4>
      </vt:variant>
      <vt:variant>
        <vt:i4>0</vt:i4>
      </vt:variant>
      <vt:variant>
        <vt:i4>5</vt:i4>
      </vt:variant>
      <vt:variant>
        <vt:lpwstr/>
      </vt:variant>
      <vt:variant>
        <vt:lpwstr>_Toc525382720</vt:lpwstr>
      </vt:variant>
      <vt:variant>
        <vt:i4>1376319</vt:i4>
      </vt:variant>
      <vt:variant>
        <vt:i4>80</vt:i4>
      </vt:variant>
      <vt:variant>
        <vt:i4>0</vt:i4>
      </vt:variant>
      <vt:variant>
        <vt:i4>5</vt:i4>
      </vt:variant>
      <vt:variant>
        <vt:lpwstr/>
      </vt:variant>
      <vt:variant>
        <vt:lpwstr>_Toc525382719</vt:lpwstr>
      </vt:variant>
      <vt:variant>
        <vt:i4>1376319</vt:i4>
      </vt:variant>
      <vt:variant>
        <vt:i4>74</vt:i4>
      </vt:variant>
      <vt:variant>
        <vt:i4>0</vt:i4>
      </vt:variant>
      <vt:variant>
        <vt:i4>5</vt:i4>
      </vt:variant>
      <vt:variant>
        <vt:lpwstr/>
      </vt:variant>
      <vt:variant>
        <vt:lpwstr>_Toc525382718</vt:lpwstr>
      </vt:variant>
      <vt:variant>
        <vt:i4>1376319</vt:i4>
      </vt:variant>
      <vt:variant>
        <vt:i4>68</vt:i4>
      </vt:variant>
      <vt:variant>
        <vt:i4>0</vt:i4>
      </vt:variant>
      <vt:variant>
        <vt:i4>5</vt:i4>
      </vt:variant>
      <vt:variant>
        <vt:lpwstr/>
      </vt:variant>
      <vt:variant>
        <vt:lpwstr>_Toc525382717</vt:lpwstr>
      </vt:variant>
      <vt:variant>
        <vt:i4>1376319</vt:i4>
      </vt:variant>
      <vt:variant>
        <vt:i4>62</vt:i4>
      </vt:variant>
      <vt:variant>
        <vt:i4>0</vt:i4>
      </vt:variant>
      <vt:variant>
        <vt:i4>5</vt:i4>
      </vt:variant>
      <vt:variant>
        <vt:lpwstr/>
      </vt:variant>
      <vt:variant>
        <vt:lpwstr>_Toc525382716</vt:lpwstr>
      </vt:variant>
      <vt:variant>
        <vt:i4>1376319</vt:i4>
      </vt:variant>
      <vt:variant>
        <vt:i4>56</vt:i4>
      </vt:variant>
      <vt:variant>
        <vt:i4>0</vt:i4>
      </vt:variant>
      <vt:variant>
        <vt:i4>5</vt:i4>
      </vt:variant>
      <vt:variant>
        <vt:lpwstr/>
      </vt:variant>
      <vt:variant>
        <vt:lpwstr>_Toc525382715</vt:lpwstr>
      </vt:variant>
      <vt:variant>
        <vt:i4>1376319</vt:i4>
      </vt:variant>
      <vt:variant>
        <vt:i4>50</vt:i4>
      </vt:variant>
      <vt:variant>
        <vt:i4>0</vt:i4>
      </vt:variant>
      <vt:variant>
        <vt:i4>5</vt:i4>
      </vt:variant>
      <vt:variant>
        <vt:lpwstr/>
      </vt:variant>
      <vt:variant>
        <vt:lpwstr>_Toc525382714</vt:lpwstr>
      </vt:variant>
      <vt:variant>
        <vt:i4>1376319</vt:i4>
      </vt:variant>
      <vt:variant>
        <vt:i4>44</vt:i4>
      </vt:variant>
      <vt:variant>
        <vt:i4>0</vt:i4>
      </vt:variant>
      <vt:variant>
        <vt:i4>5</vt:i4>
      </vt:variant>
      <vt:variant>
        <vt:lpwstr/>
      </vt:variant>
      <vt:variant>
        <vt:lpwstr>_Toc525382713</vt:lpwstr>
      </vt:variant>
      <vt:variant>
        <vt:i4>1376319</vt:i4>
      </vt:variant>
      <vt:variant>
        <vt:i4>38</vt:i4>
      </vt:variant>
      <vt:variant>
        <vt:i4>0</vt:i4>
      </vt:variant>
      <vt:variant>
        <vt:i4>5</vt:i4>
      </vt:variant>
      <vt:variant>
        <vt:lpwstr/>
      </vt:variant>
      <vt:variant>
        <vt:lpwstr>_Toc525382712</vt:lpwstr>
      </vt:variant>
      <vt:variant>
        <vt:i4>1376319</vt:i4>
      </vt:variant>
      <vt:variant>
        <vt:i4>32</vt:i4>
      </vt:variant>
      <vt:variant>
        <vt:i4>0</vt:i4>
      </vt:variant>
      <vt:variant>
        <vt:i4>5</vt:i4>
      </vt:variant>
      <vt:variant>
        <vt:lpwstr/>
      </vt:variant>
      <vt:variant>
        <vt:lpwstr>_Toc525382711</vt:lpwstr>
      </vt:variant>
      <vt:variant>
        <vt:i4>1376319</vt:i4>
      </vt:variant>
      <vt:variant>
        <vt:i4>26</vt:i4>
      </vt:variant>
      <vt:variant>
        <vt:i4>0</vt:i4>
      </vt:variant>
      <vt:variant>
        <vt:i4>5</vt:i4>
      </vt:variant>
      <vt:variant>
        <vt:lpwstr/>
      </vt:variant>
      <vt:variant>
        <vt:lpwstr>_Toc525382710</vt:lpwstr>
      </vt:variant>
      <vt:variant>
        <vt:i4>1310783</vt:i4>
      </vt:variant>
      <vt:variant>
        <vt:i4>20</vt:i4>
      </vt:variant>
      <vt:variant>
        <vt:i4>0</vt:i4>
      </vt:variant>
      <vt:variant>
        <vt:i4>5</vt:i4>
      </vt:variant>
      <vt:variant>
        <vt:lpwstr/>
      </vt:variant>
      <vt:variant>
        <vt:lpwstr>_Toc525382709</vt:lpwstr>
      </vt:variant>
      <vt:variant>
        <vt:i4>1310783</vt:i4>
      </vt:variant>
      <vt:variant>
        <vt:i4>14</vt:i4>
      </vt:variant>
      <vt:variant>
        <vt:i4>0</vt:i4>
      </vt:variant>
      <vt:variant>
        <vt:i4>5</vt:i4>
      </vt:variant>
      <vt:variant>
        <vt:lpwstr/>
      </vt:variant>
      <vt:variant>
        <vt:lpwstr>_Toc525382708</vt:lpwstr>
      </vt:variant>
      <vt:variant>
        <vt:i4>1310783</vt:i4>
      </vt:variant>
      <vt:variant>
        <vt:i4>8</vt:i4>
      </vt:variant>
      <vt:variant>
        <vt:i4>0</vt:i4>
      </vt:variant>
      <vt:variant>
        <vt:i4>5</vt:i4>
      </vt:variant>
      <vt:variant>
        <vt:lpwstr/>
      </vt:variant>
      <vt:variant>
        <vt:lpwstr>_Toc525382707</vt:lpwstr>
      </vt:variant>
      <vt:variant>
        <vt:i4>1310783</vt:i4>
      </vt:variant>
      <vt:variant>
        <vt:i4>2</vt:i4>
      </vt:variant>
      <vt:variant>
        <vt:i4>0</vt:i4>
      </vt:variant>
      <vt:variant>
        <vt:i4>5</vt:i4>
      </vt:variant>
      <vt:variant>
        <vt:lpwstr/>
      </vt:variant>
      <vt:variant>
        <vt:lpwstr>_Toc525382706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Estée Lauder Companies Inc. - Disaster Recovery</dc:title>
  <dc:subject>CPM BC/DR Playbook</dc:subject>
  <dc:creator>Josh</dc:creator>
  <cp:keywords/>
  <cp:lastModifiedBy>Angel Garcia</cp:lastModifiedBy>
  <cp:revision>88</cp:revision>
  <dcterms:created xsi:type="dcterms:W3CDTF">2020-02-07T15:57:00Z</dcterms:created>
  <dcterms:modified xsi:type="dcterms:W3CDTF">2020-06-16T22:00:00Z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0x010100077F05DA607A2A4CAA5FA95AE8B6A4C4</vt:lpwstr>
  </property>
</Properties>
</file>